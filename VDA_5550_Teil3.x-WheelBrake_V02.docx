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75" w:type="dxa"/>
        <w:tblInd w:w="108" w:type="dxa"/>
        <w:tblBorders>
          <w:top w:val="single" w:sz="18" w:space="0" w:color="C0C0C0"/>
          <w:left w:val="single" w:sz="18" w:space="0" w:color="C0C0C0"/>
          <w:bottom w:val="single" w:sz="18" w:space="0" w:color="C0C0C0"/>
          <w:right w:val="single" w:sz="18" w:space="0" w:color="C0C0C0"/>
          <w:insideH w:val="single" w:sz="8" w:space="0" w:color="C0C0C0"/>
          <w:insideV w:val="single" w:sz="8" w:space="0" w:color="C0C0C0"/>
        </w:tblBorders>
        <w:tblLayout w:type="fixed"/>
        <w:tblLook w:val="0000" w:firstRow="0" w:lastRow="0" w:firstColumn="0" w:lastColumn="0" w:noHBand="0" w:noVBand="0"/>
      </w:tblPr>
      <w:tblGrid>
        <w:gridCol w:w="2279"/>
        <w:gridCol w:w="5245"/>
        <w:gridCol w:w="2551"/>
      </w:tblGrid>
      <w:tr w:rsidR="00266A6F" w:rsidRPr="00A1114C" w14:paraId="4FEF7BC7" w14:textId="77777777" w:rsidTr="7E4E3A40">
        <w:trPr>
          <w:trHeight w:val="591"/>
        </w:trPr>
        <w:tc>
          <w:tcPr>
            <w:tcW w:w="2279" w:type="dxa"/>
            <w:vAlign w:val="center"/>
          </w:tcPr>
          <w:tbl>
            <w:tblPr>
              <w:tblW w:w="2170" w:type="dxa"/>
              <w:tblBorders>
                <w:top w:val="nil"/>
                <w:left w:val="nil"/>
                <w:bottom w:val="nil"/>
                <w:right w:val="nil"/>
              </w:tblBorders>
              <w:tblLayout w:type="fixed"/>
              <w:tblLook w:val="0000" w:firstRow="0" w:lastRow="0" w:firstColumn="0" w:lastColumn="0" w:noHBand="0" w:noVBand="0"/>
            </w:tblPr>
            <w:tblGrid>
              <w:gridCol w:w="2170"/>
            </w:tblGrid>
            <w:tr w:rsidR="00266A6F" w:rsidRPr="00195E44" w14:paraId="77481034" w14:textId="77777777" w:rsidTr="00E35319">
              <w:trPr>
                <w:trHeight w:val="205"/>
              </w:trPr>
              <w:tc>
                <w:tcPr>
                  <w:tcW w:w="2170" w:type="dxa"/>
                </w:tcPr>
                <w:p w14:paraId="1B44DB67" w14:textId="77777777" w:rsidR="00266A6F" w:rsidRPr="00195E44" w:rsidRDefault="00266A6F" w:rsidP="00E35319">
                  <w:pPr>
                    <w:pStyle w:val="Default"/>
                    <w:jc w:val="center"/>
                    <w:rPr>
                      <w:sz w:val="36"/>
                      <w:szCs w:val="36"/>
                    </w:rPr>
                  </w:pPr>
                  <w:r>
                    <w:rPr>
                      <w:sz w:val="36"/>
                      <w:szCs w:val="36"/>
                    </w:rPr>
                    <w:t>prostep ivip</w:t>
                  </w:r>
                </w:p>
                <w:tbl>
                  <w:tblPr>
                    <w:tblW w:w="2454" w:type="dxa"/>
                    <w:tblBorders>
                      <w:top w:val="nil"/>
                      <w:left w:val="nil"/>
                      <w:bottom w:val="nil"/>
                      <w:right w:val="nil"/>
                    </w:tblBorders>
                    <w:tblLayout w:type="fixed"/>
                    <w:tblLook w:val="0000" w:firstRow="0" w:lastRow="0" w:firstColumn="0" w:lastColumn="0" w:noHBand="0" w:noVBand="0"/>
                  </w:tblPr>
                  <w:tblGrid>
                    <w:gridCol w:w="2454"/>
                  </w:tblGrid>
                  <w:tr w:rsidR="00266A6F" w:rsidRPr="00195E44" w14:paraId="49CCFAD7" w14:textId="77777777" w:rsidTr="00E35319">
                    <w:trPr>
                      <w:trHeight w:val="205"/>
                    </w:trPr>
                    <w:tc>
                      <w:tcPr>
                        <w:tcW w:w="2454" w:type="dxa"/>
                      </w:tcPr>
                      <w:p w14:paraId="3BA1D09D" w14:textId="77777777" w:rsidR="00266A6F" w:rsidRPr="00195E44" w:rsidRDefault="00266A6F" w:rsidP="00E35319">
                        <w:pPr>
                          <w:pStyle w:val="Default"/>
                          <w:jc w:val="center"/>
                          <w:rPr>
                            <w:sz w:val="36"/>
                            <w:szCs w:val="36"/>
                          </w:rPr>
                        </w:pPr>
                        <w:r>
                          <w:rPr>
                            <w:sz w:val="36"/>
                            <w:szCs w:val="36"/>
                          </w:rPr>
                          <w:t>VDA</w:t>
                        </w:r>
                      </w:p>
                    </w:tc>
                  </w:tr>
                </w:tbl>
                <w:p w14:paraId="57BFE1D8" w14:textId="77777777" w:rsidR="00266A6F" w:rsidRPr="00195E44" w:rsidRDefault="00266A6F" w:rsidP="00E35319">
                  <w:pPr>
                    <w:pStyle w:val="Default"/>
                    <w:jc w:val="center"/>
                    <w:rPr>
                      <w:sz w:val="36"/>
                      <w:szCs w:val="36"/>
                    </w:rPr>
                  </w:pPr>
                </w:p>
              </w:tc>
            </w:tr>
          </w:tbl>
          <w:p w14:paraId="22A29AF2" w14:textId="77777777" w:rsidR="00266A6F" w:rsidRPr="00A1114C" w:rsidRDefault="00266A6F" w:rsidP="00E35319">
            <w:pPr>
              <w:pStyle w:val="Title"/>
              <w:spacing w:before="0"/>
              <w:jc w:val="center"/>
              <w:rPr>
                <w:sz w:val="24"/>
              </w:rPr>
            </w:pPr>
          </w:p>
        </w:tc>
        <w:tc>
          <w:tcPr>
            <w:tcW w:w="5245" w:type="dxa"/>
            <w:vAlign w:val="center"/>
          </w:tcPr>
          <w:p w14:paraId="531EF9B9" w14:textId="77777777" w:rsidR="00266A6F" w:rsidRPr="00A0218F" w:rsidRDefault="00266A6F" w:rsidP="00E35319">
            <w:pPr>
              <w:jc w:val="center"/>
              <w:rPr>
                <w:sz w:val="40"/>
                <w:szCs w:val="40"/>
              </w:rPr>
            </w:pPr>
            <w:r>
              <w:rPr>
                <w:sz w:val="40"/>
                <w:szCs w:val="40"/>
              </w:rPr>
              <w:t>Automated Functional Data Exchange in the Automotive Industry</w:t>
            </w:r>
          </w:p>
        </w:tc>
        <w:tc>
          <w:tcPr>
            <w:tcW w:w="2551" w:type="dxa"/>
            <w:vAlign w:val="center"/>
          </w:tcPr>
          <w:p w14:paraId="665F16CE" w14:textId="77777777" w:rsidR="00266A6F" w:rsidRPr="00195E44" w:rsidRDefault="00266A6F" w:rsidP="00E35319">
            <w:pPr>
              <w:jc w:val="center"/>
              <w:rPr>
                <w:rFonts w:cs="Arial"/>
                <w:sz w:val="36"/>
                <w:szCs w:val="36"/>
              </w:rPr>
            </w:pPr>
            <w:r>
              <w:rPr>
                <w:sz w:val="36"/>
                <w:szCs w:val="36"/>
              </w:rPr>
              <w:t>PSI 20</w:t>
            </w:r>
          </w:p>
          <w:p w14:paraId="68FACC8D" w14:textId="77777777" w:rsidR="00266A6F" w:rsidRPr="00195E44" w:rsidRDefault="00266A6F" w:rsidP="00E35319">
            <w:pPr>
              <w:jc w:val="center"/>
              <w:rPr>
                <w:rFonts w:cs="Arial"/>
                <w:sz w:val="36"/>
                <w:szCs w:val="36"/>
              </w:rPr>
            </w:pPr>
            <w:r>
              <w:rPr>
                <w:sz w:val="36"/>
                <w:szCs w:val="36"/>
              </w:rPr>
              <w:t>VDA 5550</w:t>
            </w:r>
          </w:p>
          <w:p w14:paraId="788636C1" w14:textId="77777777" w:rsidR="00266A6F" w:rsidRPr="00A0218F" w:rsidRDefault="00266A6F" w:rsidP="00E35319">
            <w:pPr>
              <w:jc w:val="center"/>
              <w:rPr>
                <w:sz w:val="48"/>
                <w:szCs w:val="48"/>
              </w:rPr>
            </w:pPr>
            <w:r>
              <w:rPr>
                <w:sz w:val="36"/>
                <w:szCs w:val="36"/>
              </w:rPr>
              <w:t xml:space="preserve">Part </w:t>
            </w:r>
            <w:sdt>
              <w:sdtPr>
                <w:rPr>
                  <w:rFonts w:cs="Arial"/>
                  <w:sz w:val="36"/>
                  <w:szCs w:val="36"/>
                </w:rPr>
                <w:alias w:val="Category"/>
                <w:tag w:val=""/>
                <w:id w:val="-1529639979"/>
                <w:placeholder>
                  <w:docPart w:val="094A066CB321485CBB50F33FF57E7B6F"/>
                </w:placeholder>
                <w:dataBinding w:prefixMappings="xmlns:ns0='http://purl.org/dc/elements/1.1/' xmlns:ns1='http://schemas.openxmlformats.org/package/2006/metadata/core-properties' " w:xpath="/ns1:coreProperties[1]/ns1:category[1]" w:storeItemID="{6C3C8BC8-F283-45AE-878A-BAB7291924A1}"/>
                <w:text/>
              </w:sdtPr>
              <w:sdtEndPr/>
              <w:sdtContent>
                <w:r w:rsidR="005D5679" w:rsidRPr="005D5679">
                  <w:rPr>
                    <w:rFonts w:cs="Arial"/>
                    <w:sz w:val="36"/>
                    <w:szCs w:val="36"/>
                  </w:rPr>
                  <w:t>3.x</w:t>
                </w:r>
              </w:sdtContent>
            </w:sdt>
            <w:r w:rsidR="005D5679">
              <w:rPr>
                <w:sz w:val="36"/>
                <w:szCs w:val="36"/>
                <w:highlight w:val="yellow"/>
              </w:rPr>
              <w:t xml:space="preserve"> </w:t>
            </w:r>
            <w:r w:rsidR="00747382">
              <w:rPr>
                <w:sz w:val="36"/>
                <w:szCs w:val="36"/>
                <w:highlight w:val="yellow"/>
              </w:rPr>
              <w:fldChar w:fldCharType="begin"/>
            </w:r>
            <w:r w:rsidR="00747382">
              <w:rPr>
                <w:sz w:val="36"/>
                <w:szCs w:val="36"/>
                <w:highlight w:val="yellow"/>
              </w:rPr>
              <w:instrText xml:space="preserve"> DOCPROPERTY  Title </w:instrText>
            </w:r>
            <w:r w:rsidR="00747382">
              <w:rPr>
                <w:sz w:val="36"/>
                <w:szCs w:val="36"/>
                <w:highlight w:val="yellow"/>
              </w:rPr>
              <w:fldChar w:fldCharType="separate"/>
            </w:r>
            <w:r w:rsidR="00A14F6F">
              <w:rPr>
                <w:sz w:val="36"/>
                <w:szCs w:val="36"/>
                <w:highlight w:val="yellow"/>
              </w:rPr>
              <w:t>0.1</w:t>
            </w:r>
            <w:r w:rsidR="00747382">
              <w:rPr>
                <w:sz w:val="36"/>
                <w:szCs w:val="36"/>
                <w:highlight w:val="yellow"/>
              </w:rPr>
              <w:fldChar w:fldCharType="end"/>
            </w:r>
          </w:p>
        </w:tc>
      </w:tr>
      <w:tr w:rsidR="00266A6F" w:rsidRPr="00F9274E" w14:paraId="35CA90D3" w14:textId="77777777" w:rsidTr="7E4E3A40">
        <w:trPr>
          <w:trHeight w:val="591"/>
          <w:hidden/>
        </w:trPr>
        <w:tc>
          <w:tcPr>
            <w:tcW w:w="10075" w:type="dxa"/>
            <w:gridSpan w:val="3"/>
          </w:tcPr>
          <w:p w14:paraId="316C7043" w14:textId="77777777" w:rsidR="00266A6F" w:rsidRDefault="00266A6F" w:rsidP="00B00EAD">
            <w:pPr>
              <w:pStyle w:val="Hiddentipp"/>
            </w:pPr>
          </w:p>
          <w:p w14:paraId="281B948E" w14:textId="77777777" w:rsidR="002F6FE9" w:rsidRPr="002F6FE9" w:rsidRDefault="002F6FE9" w:rsidP="00B00EAD">
            <w:pPr>
              <w:pStyle w:val="Hiddentipp"/>
              <w:rPr>
                <w:highlight w:val="yellow"/>
              </w:rPr>
            </w:pPr>
            <w:r w:rsidRPr="002F6FE9">
              <w:rPr>
                <w:highlight w:val="yellow"/>
              </w:rPr>
              <w:t>How to work with this document:</w:t>
            </w:r>
          </w:p>
          <w:p w14:paraId="451ED9BC" w14:textId="77777777" w:rsidR="002F6FE9" w:rsidRDefault="002F6FE9" w:rsidP="00B00EAD">
            <w:pPr>
              <w:pStyle w:val="Hiddentipp"/>
            </w:pPr>
            <w:r w:rsidRPr="002F6FE9">
              <w:rPr>
                <w:highlight w:val="yellow"/>
              </w:rPr>
              <w:t>Update some fields, because they are used for repeated use in the document text</w:t>
            </w:r>
          </w:p>
          <w:p w14:paraId="4B93EC72" w14:textId="77777777" w:rsidR="00747382" w:rsidRPr="00D05F99" w:rsidRDefault="00747382" w:rsidP="00B00EAD">
            <w:pPr>
              <w:pStyle w:val="Hiddentipp"/>
              <w:rPr>
                <w:highlight w:val="yellow"/>
              </w:rPr>
            </w:pPr>
            <w:r w:rsidRPr="00D05F99">
              <w:rPr>
                <w:highlight w:val="yellow"/>
              </w:rPr>
              <w:t>Document specific fields</w:t>
            </w:r>
            <w:r w:rsidR="000D5E61">
              <w:rPr>
                <w:highlight w:val="yellow"/>
              </w:rPr>
              <w:t xml:space="preserve"> (File -&gt; Properties -&gt; Details</w:t>
            </w:r>
          </w:p>
          <w:p w14:paraId="04E2A184" w14:textId="77777777" w:rsidR="00747382" w:rsidRPr="00D05F99" w:rsidRDefault="00747382" w:rsidP="00B00EAD">
            <w:pPr>
              <w:pStyle w:val="Hiddentipp"/>
              <w:rPr>
                <w:highlight w:val="yellow"/>
              </w:rPr>
            </w:pPr>
            <w:r w:rsidRPr="00D05F99">
              <w:rPr>
                <w:highlight w:val="yellow"/>
              </w:rPr>
              <w:t>Subject = Component / Part Name (Default “</w:t>
            </w:r>
            <w:r w:rsidR="000D5E61">
              <w:rPr>
                <w:highlight w:val="yellow"/>
              </w:rPr>
              <w:t>COMPONENT_</w:t>
            </w:r>
            <w:r w:rsidRPr="00D05F99">
              <w:rPr>
                <w:highlight w:val="yellow"/>
              </w:rPr>
              <w:t>NAME”)</w:t>
            </w:r>
          </w:p>
          <w:p w14:paraId="055AFF1A" w14:textId="77777777" w:rsidR="00747382" w:rsidRDefault="000D5E61" w:rsidP="00B00EAD">
            <w:pPr>
              <w:pStyle w:val="Hiddentipp"/>
              <w:rPr>
                <w:highlight w:val="yellow"/>
              </w:rPr>
            </w:pPr>
            <w:r>
              <w:rPr>
                <w:highlight w:val="yellow"/>
              </w:rPr>
              <w:t>Title</w:t>
            </w:r>
            <w:r w:rsidR="00747382" w:rsidRPr="00D05F99">
              <w:rPr>
                <w:highlight w:val="yellow"/>
              </w:rPr>
              <w:t xml:space="preserve"> = Version </w:t>
            </w:r>
            <w:r w:rsidR="00D05F99" w:rsidRPr="00D05F99">
              <w:rPr>
                <w:highlight w:val="yellow"/>
              </w:rPr>
              <w:t>No. (Default “”0.1”)</w:t>
            </w:r>
          </w:p>
          <w:p w14:paraId="0EF93A20" w14:textId="77777777" w:rsidR="00D05F99" w:rsidRPr="000D5E61" w:rsidRDefault="000D5E61" w:rsidP="00B00EAD">
            <w:pPr>
              <w:pStyle w:val="Hiddentipp"/>
              <w:rPr>
                <w:highlight w:val="yellow"/>
              </w:rPr>
            </w:pPr>
            <w:r>
              <w:rPr>
                <w:highlight w:val="yellow"/>
              </w:rPr>
              <w:t>Categories = Recommendation No (Default “3.x”)</w:t>
            </w:r>
          </w:p>
          <w:p w14:paraId="0A37A183" w14:textId="77777777" w:rsidR="002F6FE9" w:rsidRDefault="002F6FE9" w:rsidP="00B00EAD">
            <w:pPr>
              <w:pStyle w:val="Hiddentipp"/>
              <w:rPr>
                <w:highlight w:val="yellow"/>
              </w:rPr>
            </w:pPr>
          </w:p>
          <w:p w14:paraId="133BE7CC" w14:textId="77777777" w:rsidR="005C75FB" w:rsidRDefault="005C75FB" w:rsidP="00B00EAD">
            <w:pPr>
              <w:pStyle w:val="Hiddentipp"/>
              <w:rPr>
                <w:highlight w:val="yellow"/>
              </w:rPr>
            </w:pPr>
            <w:r>
              <w:rPr>
                <w:highlight w:val="yellow"/>
              </w:rPr>
              <w:t>All yellow highlighted text is hidden = not printed</w:t>
            </w:r>
          </w:p>
          <w:p w14:paraId="7C384257" w14:textId="77777777" w:rsidR="005C75FB" w:rsidRDefault="005C75FB" w:rsidP="00B00EAD">
            <w:pPr>
              <w:pStyle w:val="Hiddentipp"/>
              <w:rPr>
                <w:highlight w:val="cyan"/>
              </w:rPr>
            </w:pPr>
            <w:r w:rsidRPr="005C75FB">
              <w:rPr>
                <w:highlight w:val="cyan"/>
              </w:rPr>
              <w:t>Text in turquoise highlighting can be used or adopted</w:t>
            </w:r>
          </w:p>
          <w:p w14:paraId="1555FD84" w14:textId="77777777" w:rsidR="005C75FB" w:rsidRPr="005C75FB" w:rsidRDefault="005C75FB" w:rsidP="00B00EAD">
            <w:pPr>
              <w:pStyle w:val="Hiddentipp"/>
              <w:rPr>
                <w:highlight w:val="red"/>
              </w:rPr>
            </w:pPr>
            <w:r w:rsidRPr="005C75FB">
              <w:rPr>
                <w:highlight w:val="red"/>
              </w:rPr>
              <w:t>Text in red highlighting has to be added</w:t>
            </w:r>
            <w:r w:rsidR="002F6FE9">
              <w:rPr>
                <w:highlight w:val="red"/>
              </w:rPr>
              <w:t>/modified</w:t>
            </w:r>
          </w:p>
          <w:p w14:paraId="1EEB78D0" w14:textId="77777777" w:rsidR="00D05F99" w:rsidRDefault="00D05F99" w:rsidP="00D05F99">
            <w:pPr>
              <w:pStyle w:val="Default"/>
              <w:ind w:left="360"/>
              <w:jc w:val="both"/>
            </w:pPr>
          </w:p>
          <w:p w14:paraId="4A867E75" w14:textId="0A6E9B0C" w:rsidR="00266A6F" w:rsidRPr="0046422A" w:rsidRDefault="00266A6F" w:rsidP="00E35319">
            <w:pPr>
              <w:pStyle w:val="Default"/>
              <w:jc w:val="both"/>
              <w:rPr>
                <w:b/>
              </w:rPr>
            </w:pPr>
            <w:r>
              <w:rPr>
                <w:b/>
              </w:rPr>
              <w:t>Teil</w:t>
            </w:r>
            <w:r w:rsidR="005D5679" w:rsidRPr="005D5679">
              <w:rPr>
                <w:b/>
              </w:rPr>
              <w:t xml:space="preserve"> </w:t>
            </w:r>
            <w:sdt>
              <w:sdtPr>
                <w:rPr>
                  <w:b/>
                </w:rPr>
                <w:alias w:val="Category"/>
                <w:tag w:val=""/>
                <w:id w:val="1741440181"/>
                <w:placeholder>
                  <w:docPart w:val="957BF1B010314E82B22AA761C12C3185"/>
                </w:placeholder>
                <w:dataBinding w:prefixMappings="xmlns:ns0='http://purl.org/dc/elements/1.1/' xmlns:ns1='http://schemas.openxmlformats.org/package/2006/metadata/core-properties' " w:xpath="/ns1:coreProperties[1]/ns1:category[1]" w:storeItemID="{6C3C8BC8-F283-45AE-878A-BAB7291924A1}"/>
                <w:text/>
              </w:sdtPr>
              <w:sdtEndPr/>
              <w:sdtContent>
                <w:r w:rsidR="005D5679" w:rsidRPr="005D5679">
                  <w:rPr>
                    <w:b/>
                  </w:rPr>
                  <w:t>3.x</w:t>
                </w:r>
              </w:sdtContent>
            </w:sdt>
            <w:r>
              <w:rPr>
                <w:b/>
              </w:rPr>
              <w:t xml:space="preserve">: </w:t>
            </w:r>
            <w:sdt>
              <w:sdtPr>
                <w:rPr>
                  <w:b/>
                </w:rPr>
                <w:alias w:val="Subject"/>
                <w:tag w:val=""/>
                <w:id w:val="683790661"/>
                <w:placeholder>
                  <w:docPart w:val="46ADE64DF18540DE8BAC2BCB4F1027EB"/>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
                  </w:rPr>
                  <w:t>Wheel Brake</w:t>
                </w:r>
              </w:sdtContent>
            </w:sdt>
          </w:p>
          <w:p w14:paraId="24AE1F81" w14:textId="77777777" w:rsidR="00266A6F" w:rsidRDefault="00266A6F" w:rsidP="00E35319">
            <w:pPr>
              <w:pStyle w:val="Default"/>
            </w:pPr>
          </w:p>
          <w:p w14:paraId="46FB58E7" w14:textId="77777777" w:rsidR="00266A6F" w:rsidRDefault="00266A6F" w:rsidP="00E35319">
            <w:pPr>
              <w:pStyle w:val="Default"/>
            </w:pPr>
            <w:r>
              <w:t>This VDA</w:t>
            </w:r>
            <w:r w:rsidR="002F6FE9">
              <w:t xml:space="preserve"> / PSI</w:t>
            </w:r>
            <w:r>
              <w:t xml:space="preserve"> recommendation was drawn up by the Functional Data Exchange (FDX) working group and defines a standard format and a machine-readable specification of a data model/data format for the transfer of functional data (</w:t>
            </w:r>
            <w:r w:rsidR="00453AD8">
              <w:t>e.g.</w:t>
            </w:r>
            <w:r>
              <w:t xml:space="preserve"> characteristic diagrams, characteristic curves, characteristic values) between customers and their suppliers. </w:t>
            </w:r>
          </w:p>
          <w:p w14:paraId="338E62DF" w14:textId="77777777" w:rsidR="00266A6F" w:rsidRDefault="00266A6F" w:rsidP="00E35319">
            <w:pPr>
              <w:pStyle w:val="Default"/>
            </w:pPr>
          </w:p>
          <w:p w14:paraId="7873CD64" w14:textId="77777777" w:rsidR="00266A6F" w:rsidRDefault="00266A6F" w:rsidP="00E35319">
            <w:pPr>
              <w:pStyle w:val="Default"/>
            </w:pPr>
            <w:r>
              <w:t>It enables the exchange of highly structured data. This recommendation aims at facilitating consistent and efficient implementation of these processes in the automotive industry.</w:t>
            </w:r>
          </w:p>
          <w:p w14:paraId="0D9B6101" w14:textId="77777777" w:rsidR="00266A6F" w:rsidRDefault="00266A6F" w:rsidP="00E35319">
            <w:pPr>
              <w:pStyle w:val="Default"/>
              <w:jc w:val="both"/>
            </w:pPr>
          </w:p>
          <w:p w14:paraId="1CE51797" w14:textId="77777777" w:rsidR="00266A6F" w:rsidRDefault="00266A6F" w:rsidP="00E35319">
            <w:pPr>
              <w:pStyle w:val="Default"/>
              <w:jc w:val="both"/>
            </w:pPr>
            <w:r>
              <w:t>Objectives:</w:t>
            </w:r>
          </w:p>
          <w:p w14:paraId="1BC6C67D" w14:textId="77777777" w:rsidR="00266A6F" w:rsidRDefault="00266A6F" w:rsidP="00266A6F">
            <w:pPr>
              <w:pStyle w:val="Default"/>
              <w:numPr>
                <w:ilvl w:val="0"/>
                <w:numId w:val="4"/>
              </w:numPr>
            </w:pPr>
            <w:r>
              <w:t>Harmonization of the exchange of functional data between OEMs and suppliers</w:t>
            </w:r>
          </w:p>
          <w:p w14:paraId="33B95997" w14:textId="77777777" w:rsidR="00266A6F" w:rsidRDefault="00266A6F" w:rsidP="00266A6F">
            <w:pPr>
              <w:pStyle w:val="Default"/>
              <w:numPr>
                <w:ilvl w:val="0"/>
                <w:numId w:val="4"/>
              </w:numPr>
            </w:pPr>
            <w:r>
              <w:t xml:space="preserve">Improved quality and availability of functional data for CAE/simulation purposes </w:t>
            </w:r>
          </w:p>
          <w:p w14:paraId="68AEC7D3" w14:textId="77777777" w:rsidR="00266A6F" w:rsidRDefault="00266A6F" w:rsidP="00266A6F">
            <w:pPr>
              <w:pStyle w:val="Default"/>
              <w:numPr>
                <w:ilvl w:val="0"/>
                <w:numId w:val="4"/>
              </w:numPr>
            </w:pPr>
            <w:r>
              <w:t>Elimination of discrepancies in functional data between ordered and delivered data</w:t>
            </w:r>
          </w:p>
          <w:p w14:paraId="1434DEEB" w14:textId="77777777" w:rsidR="00266A6F" w:rsidRDefault="00266A6F" w:rsidP="00266A6F">
            <w:pPr>
              <w:pStyle w:val="Default"/>
              <w:numPr>
                <w:ilvl w:val="0"/>
                <w:numId w:val="4"/>
              </w:numPr>
            </w:pPr>
            <w:r>
              <w:t>Higher level of automation for data generation, data exchange and data use</w:t>
            </w:r>
          </w:p>
          <w:p w14:paraId="4B589B1D" w14:textId="77777777" w:rsidR="00266A6F" w:rsidRDefault="00266A6F" w:rsidP="00E35319">
            <w:pPr>
              <w:pStyle w:val="Default"/>
              <w:jc w:val="both"/>
            </w:pPr>
          </w:p>
          <w:p w14:paraId="214374CA" w14:textId="77777777" w:rsidR="00266A6F" w:rsidRDefault="00266A6F" w:rsidP="00E35319">
            <w:pPr>
              <w:pStyle w:val="Default"/>
              <w:jc w:val="both"/>
            </w:pPr>
          </w:p>
          <w:tbl>
            <w:tblPr>
              <w:tblW w:w="9815" w:type="dxa"/>
              <w:tblBorders>
                <w:top w:val="nil"/>
                <w:left w:val="nil"/>
                <w:bottom w:val="nil"/>
                <w:right w:val="nil"/>
              </w:tblBorders>
              <w:tblLayout w:type="fixed"/>
              <w:tblLook w:val="0000" w:firstRow="0" w:lastRow="0" w:firstColumn="0" w:lastColumn="0" w:noHBand="0" w:noVBand="0"/>
            </w:tblPr>
            <w:tblGrid>
              <w:gridCol w:w="9815"/>
            </w:tblGrid>
            <w:tr w:rsidR="00266A6F" w14:paraId="73F13814" w14:textId="77777777" w:rsidTr="7E4E3A40">
              <w:trPr>
                <w:trHeight w:val="112"/>
              </w:trPr>
              <w:tc>
                <w:tcPr>
                  <w:tcW w:w="9815" w:type="dxa"/>
                </w:tcPr>
                <w:p w14:paraId="33E42746" w14:textId="6EBB2268" w:rsidR="00266A6F" w:rsidRPr="00BF455E" w:rsidRDefault="00266A6F" w:rsidP="7E4E3A40">
                  <w:pPr>
                    <w:pStyle w:val="Header"/>
                    <w:rPr>
                      <w:b/>
                      <w:bCs/>
                      <w:noProof/>
                      <w:sz w:val="23"/>
                      <w:szCs w:val="23"/>
                    </w:rPr>
                  </w:pPr>
                  <w:r w:rsidRPr="7E4E3A40">
                    <w:rPr>
                      <w:b/>
                      <w:bCs/>
                      <w:sz w:val="23"/>
                      <w:szCs w:val="23"/>
                    </w:rPr>
                    <w:t>Version</w:t>
                  </w:r>
                  <w:r w:rsidR="76AEB9A5" w:rsidRPr="7E4E3A40">
                    <w:rPr>
                      <w:b/>
                      <w:bCs/>
                      <w:sz w:val="23"/>
                      <w:szCs w:val="23"/>
                    </w:rPr>
                    <w:t xml:space="preserve"> </w:t>
                  </w:r>
                  <w:r w:rsidRPr="7E4E3A40">
                    <w:rPr>
                      <w:b/>
                      <w:bCs/>
                    </w:rPr>
                    <w:fldChar w:fldCharType="begin"/>
                  </w:r>
                  <w:r w:rsidRPr="7E4E3A40">
                    <w:rPr>
                      <w:b/>
                      <w:bCs/>
                    </w:rPr>
                    <w:instrText xml:space="preserve"> TITLE   \* MERGEFORMAT </w:instrText>
                  </w:r>
                  <w:r w:rsidRPr="7E4E3A40">
                    <w:rPr>
                      <w:b/>
                      <w:bCs/>
                    </w:rPr>
                    <w:fldChar w:fldCharType="separate"/>
                  </w:r>
                  <w:r w:rsidR="00A14F6F" w:rsidRPr="7E4E3A40">
                    <w:rPr>
                      <w:b/>
                      <w:bCs/>
                    </w:rPr>
                    <w:t>0.1</w:t>
                  </w:r>
                  <w:r w:rsidRPr="7E4E3A40">
                    <w:rPr>
                      <w:b/>
                      <w:bCs/>
                    </w:rPr>
                    <w:fldChar w:fldCharType="end"/>
                  </w:r>
                  <w:r w:rsidR="69C32DAC" w:rsidRPr="7E4E3A40">
                    <w:rPr>
                      <w:b/>
                      <w:bCs/>
                      <w:sz w:val="23"/>
                      <w:szCs w:val="23"/>
                    </w:rPr>
                    <w:t xml:space="preserve"> </w:t>
                  </w:r>
                  <w:r w:rsidRPr="7E4E3A40">
                    <w:rPr>
                      <w:b/>
                      <w:bCs/>
                      <w:sz w:val="23"/>
                      <w:szCs w:val="23"/>
                    </w:rPr>
                    <w:t xml:space="preserve">from </w:t>
                  </w:r>
                  <w:r w:rsidRPr="7E4E3A40">
                    <w:rPr>
                      <w:b/>
                      <w:bCs/>
                      <w:sz w:val="23"/>
                      <w:szCs w:val="23"/>
                    </w:rPr>
                    <w:fldChar w:fldCharType="begin"/>
                  </w:r>
                  <w:r w:rsidRPr="7E4E3A40">
                    <w:rPr>
                      <w:b/>
                      <w:bCs/>
                      <w:sz w:val="23"/>
                      <w:szCs w:val="23"/>
                    </w:rPr>
                    <w:instrText xml:space="preserve"> SAVEDATE  \@ "d. MMMM yyyy"  \* MERGEFORMAT </w:instrText>
                  </w:r>
                  <w:r w:rsidRPr="7E4E3A40">
                    <w:rPr>
                      <w:b/>
                      <w:bCs/>
                      <w:sz w:val="23"/>
                      <w:szCs w:val="23"/>
                    </w:rPr>
                    <w:fldChar w:fldCharType="separate"/>
                  </w:r>
                  <w:ins w:id="0" w:author="Guido Schneider" w:date="2021-10-12T12:15:00Z">
                    <w:r w:rsidR="002A6461">
                      <w:rPr>
                        <w:b/>
                        <w:bCs/>
                        <w:noProof/>
                        <w:sz w:val="23"/>
                        <w:szCs w:val="23"/>
                      </w:rPr>
                      <w:t>7. October 2021</w:t>
                    </w:r>
                  </w:ins>
                  <w:ins w:id="1" w:author="KARL-MICHAEL HAHN" w:date="2021-10-07T08:14:00Z">
                    <w:del w:id="2" w:author="Guido Schneider" w:date="2021-10-12T12:15:00Z">
                      <w:r w:rsidR="00C22FCB" w:rsidDel="002A6461">
                        <w:rPr>
                          <w:b/>
                          <w:bCs/>
                          <w:noProof/>
                          <w:sz w:val="23"/>
                          <w:szCs w:val="23"/>
                        </w:rPr>
                        <w:delText>7. October 2021</w:delText>
                      </w:r>
                    </w:del>
                  </w:ins>
                  <w:del w:id="3" w:author="Guido Schneider" w:date="2021-10-12T12:15:00Z">
                    <w:r w:rsidR="608C89B2" w:rsidRPr="7E4E3A40" w:rsidDel="002A6461">
                      <w:rPr>
                        <w:b/>
                        <w:bCs/>
                        <w:noProof/>
                        <w:sz w:val="23"/>
                        <w:szCs w:val="23"/>
                      </w:rPr>
                      <w:delText>29. September 2021</w:delText>
                    </w:r>
                  </w:del>
                  <w:r w:rsidRPr="7E4E3A40">
                    <w:rPr>
                      <w:b/>
                      <w:bCs/>
                      <w:sz w:val="23"/>
                      <w:szCs w:val="23"/>
                    </w:rPr>
                    <w:fldChar w:fldCharType="end"/>
                  </w:r>
                </w:p>
                <w:p w14:paraId="52C3839E" w14:textId="77777777" w:rsidR="00266A6F" w:rsidRPr="00BF455E" w:rsidRDefault="00266A6F" w:rsidP="00E35319">
                  <w:pPr>
                    <w:pStyle w:val="Default"/>
                    <w:jc w:val="both"/>
                    <w:rPr>
                      <w:b/>
                      <w:bCs/>
                      <w:sz w:val="23"/>
                      <w:szCs w:val="23"/>
                    </w:rPr>
                  </w:pPr>
                </w:p>
                <w:p w14:paraId="319D2069" w14:textId="77777777" w:rsidR="00266A6F" w:rsidRDefault="00266A6F" w:rsidP="00E35319">
                  <w:pPr>
                    <w:pStyle w:val="Default"/>
                    <w:jc w:val="both"/>
                    <w:rPr>
                      <w:sz w:val="23"/>
                      <w:szCs w:val="23"/>
                    </w:rPr>
                  </w:pPr>
                </w:p>
              </w:tc>
            </w:tr>
          </w:tbl>
          <w:p w14:paraId="0801529A" w14:textId="77777777" w:rsidR="00266A6F" w:rsidRPr="00CB1694" w:rsidRDefault="00266A6F" w:rsidP="00E35319">
            <w:pPr>
              <w:autoSpaceDE w:val="0"/>
              <w:autoSpaceDN w:val="0"/>
              <w:adjustRightInd w:val="0"/>
              <w:jc w:val="both"/>
              <w:rPr>
                <w:rFonts w:eastAsia="MS Mincho" w:cs="Arial"/>
                <w:sz w:val="20"/>
                <w:lang w:eastAsia="ja-JP"/>
              </w:rPr>
            </w:pPr>
          </w:p>
        </w:tc>
      </w:tr>
      <w:tr w:rsidR="00266A6F" w:rsidRPr="00F9274E" w14:paraId="473BDA6D" w14:textId="77777777" w:rsidTr="7E4E3A40">
        <w:trPr>
          <w:trHeight w:val="591"/>
        </w:trPr>
        <w:tc>
          <w:tcPr>
            <w:tcW w:w="10075" w:type="dxa"/>
            <w:gridSpan w:val="3"/>
          </w:tcPr>
          <w:p w14:paraId="3722AEF1" w14:textId="77777777" w:rsidR="00266A6F" w:rsidRDefault="00266A6F" w:rsidP="00E35319">
            <w:pPr>
              <w:pStyle w:val="Default"/>
            </w:pPr>
          </w:p>
          <w:tbl>
            <w:tblPr>
              <w:tblW w:w="9258" w:type="dxa"/>
              <w:tblBorders>
                <w:top w:val="nil"/>
                <w:left w:val="nil"/>
                <w:bottom w:val="nil"/>
                <w:right w:val="nil"/>
              </w:tblBorders>
              <w:tblLayout w:type="fixed"/>
              <w:tblLook w:val="0000" w:firstRow="0" w:lastRow="0" w:firstColumn="0" w:lastColumn="0" w:noHBand="0" w:noVBand="0"/>
            </w:tblPr>
            <w:tblGrid>
              <w:gridCol w:w="9258"/>
            </w:tblGrid>
            <w:tr w:rsidR="00266A6F" w14:paraId="59B0C0EB" w14:textId="77777777" w:rsidTr="00E35319">
              <w:trPr>
                <w:trHeight w:val="112"/>
              </w:trPr>
              <w:tc>
                <w:tcPr>
                  <w:tcW w:w="9258" w:type="dxa"/>
                </w:tcPr>
                <w:p w14:paraId="489E278C" w14:textId="77777777" w:rsidR="00266A6F" w:rsidRDefault="00266A6F" w:rsidP="00E35319">
                  <w:pPr>
                    <w:pStyle w:val="Default"/>
                    <w:jc w:val="center"/>
                    <w:rPr>
                      <w:b/>
                      <w:bCs/>
                      <w:sz w:val="23"/>
                      <w:szCs w:val="23"/>
                    </w:rPr>
                  </w:pPr>
                  <w:r>
                    <w:rPr>
                      <w:b/>
                      <w:bCs/>
                      <w:sz w:val="23"/>
                      <w:szCs w:val="23"/>
                    </w:rPr>
                    <w:t>prostep ivip / VDA Functional Data Exchange FDX working group</w:t>
                  </w:r>
                </w:p>
                <w:p w14:paraId="765FF116" w14:textId="77777777" w:rsidR="00266A6F" w:rsidRDefault="00266A6F" w:rsidP="00E35319">
                  <w:pPr>
                    <w:pStyle w:val="Default"/>
                    <w:rPr>
                      <w:sz w:val="23"/>
                      <w:szCs w:val="23"/>
                    </w:rPr>
                  </w:pPr>
                </w:p>
              </w:tc>
            </w:tr>
          </w:tbl>
          <w:p w14:paraId="6CE5CECF" w14:textId="77777777" w:rsidR="00266A6F" w:rsidRPr="00CB1694" w:rsidRDefault="00266A6F" w:rsidP="00E35319">
            <w:pPr>
              <w:autoSpaceDE w:val="0"/>
              <w:autoSpaceDN w:val="0"/>
              <w:adjustRightInd w:val="0"/>
              <w:jc w:val="both"/>
              <w:rPr>
                <w:rFonts w:eastAsia="MS Mincho" w:cs="Arial"/>
                <w:sz w:val="20"/>
                <w:lang w:eastAsia="ja-JP"/>
              </w:rPr>
            </w:pPr>
          </w:p>
        </w:tc>
      </w:tr>
      <w:tr w:rsidR="00266A6F" w:rsidRPr="00BC2C17" w14:paraId="22BCF7B7" w14:textId="77777777" w:rsidTr="7E4E3A40">
        <w:trPr>
          <w:trHeight w:val="2205"/>
        </w:trPr>
        <w:tc>
          <w:tcPr>
            <w:tcW w:w="10075" w:type="dxa"/>
            <w:gridSpan w:val="3"/>
          </w:tcPr>
          <w:p w14:paraId="5E3771EB" w14:textId="77777777" w:rsidR="00266A6F" w:rsidRDefault="00266A6F" w:rsidP="00E35319">
            <w:pPr>
              <w:pStyle w:val="Default"/>
            </w:pPr>
          </w:p>
          <w:tbl>
            <w:tblPr>
              <w:tblW w:w="9815" w:type="dxa"/>
              <w:tblBorders>
                <w:top w:val="nil"/>
                <w:left w:val="nil"/>
                <w:bottom w:val="nil"/>
                <w:right w:val="nil"/>
              </w:tblBorders>
              <w:tblLayout w:type="fixed"/>
              <w:tblLook w:val="0000" w:firstRow="0" w:lastRow="0" w:firstColumn="0" w:lastColumn="0" w:noHBand="0" w:noVBand="0"/>
            </w:tblPr>
            <w:tblGrid>
              <w:gridCol w:w="9815"/>
            </w:tblGrid>
            <w:tr w:rsidR="00266A6F" w:rsidRPr="00BC2C17" w14:paraId="702F9C4A" w14:textId="77777777" w:rsidTr="00E35319">
              <w:trPr>
                <w:trHeight w:val="112"/>
              </w:trPr>
              <w:tc>
                <w:tcPr>
                  <w:tcW w:w="9815" w:type="dxa"/>
                </w:tcPr>
                <w:tbl>
                  <w:tblPr>
                    <w:tblW w:w="9815" w:type="dxa"/>
                    <w:tblBorders>
                      <w:top w:val="nil"/>
                      <w:left w:val="nil"/>
                      <w:bottom w:val="nil"/>
                      <w:right w:val="nil"/>
                    </w:tblBorders>
                    <w:tblLayout w:type="fixed"/>
                    <w:tblLook w:val="0000" w:firstRow="0" w:lastRow="0" w:firstColumn="0" w:lastColumn="0" w:noHBand="0" w:noVBand="0"/>
                  </w:tblPr>
                  <w:tblGrid>
                    <w:gridCol w:w="9815"/>
                  </w:tblGrid>
                  <w:tr w:rsidR="00266A6F" w:rsidRPr="001B3863" w14:paraId="74D8E310" w14:textId="77777777" w:rsidTr="00E35319">
                    <w:trPr>
                      <w:trHeight w:val="112"/>
                    </w:trPr>
                    <w:tc>
                      <w:tcPr>
                        <w:tcW w:w="9815" w:type="dxa"/>
                      </w:tcPr>
                      <w:tbl>
                        <w:tblPr>
                          <w:tblW w:w="9189" w:type="dxa"/>
                          <w:tblBorders>
                            <w:top w:val="nil"/>
                            <w:left w:val="nil"/>
                            <w:bottom w:val="nil"/>
                            <w:right w:val="nil"/>
                          </w:tblBorders>
                          <w:tblLayout w:type="fixed"/>
                          <w:tblLook w:val="0000" w:firstRow="0" w:lastRow="0" w:firstColumn="0" w:lastColumn="0" w:noHBand="0" w:noVBand="0"/>
                        </w:tblPr>
                        <w:tblGrid>
                          <w:gridCol w:w="9189"/>
                        </w:tblGrid>
                        <w:tr w:rsidR="00266A6F" w:rsidRPr="001B3863" w14:paraId="3AB9BDDD" w14:textId="77777777" w:rsidTr="00E35319">
                          <w:trPr>
                            <w:trHeight w:val="112"/>
                          </w:trPr>
                          <w:tc>
                            <w:tcPr>
                              <w:tcW w:w="9189" w:type="dxa"/>
                            </w:tcPr>
                            <w:tbl>
                              <w:tblPr>
                                <w:tblW w:w="9707" w:type="dxa"/>
                                <w:tblBorders>
                                  <w:top w:val="nil"/>
                                  <w:left w:val="nil"/>
                                  <w:bottom w:val="nil"/>
                                  <w:right w:val="nil"/>
                                </w:tblBorders>
                                <w:tblLayout w:type="fixed"/>
                                <w:tblLook w:val="0000" w:firstRow="0" w:lastRow="0" w:firstColumn="0" w:lastColumn="0" w:noHBand="0" w:noVBand="0"/>
                              </w:tblPr>
                              <w:tblGrid>
                                <w:gridCol w:w="9707"/>
                              </w:tblGrid>
                              <w:tr w:rsidR="00266A6F" w:rsidRPr="001B3863" w14:paraId="2567DB2B" w14:textId="77777777" w:rsidTr="00E35319">
                                <w:trPr>
                                  <w:trHeight w:val="783"/>
                                </w:trPr>
                                <w:tc>
                                  <w:tcPr>
                                    <w:tcW w:w="9707" w:type="dxa"/>
                                  </w:tcPr>
                                  <w:p w14:paraId="101A3AE9" w14:textId="77777777" w:rsidR="00266A6F" w:rsidRPr="001B3863" w:rsidRDefault="00266A6F" w:rsidP="00E35319">
                                    <w:pPr>
                                      <w:pStyle w:val="Default"/>
                                      <w:rPr>
                                        <w:sz w:val="20"/>
                                        <w:szCs w:val="20"/>
                                      </w:rPr>
                                    </w:pPr>
                                    <w:r>
                                      <w:rPr>
                                        <w:sz w:val="20"/>
                                        <w:szCs w:val="20"/>
                                      </w:rPr>
                                      <w:t xml:space="preserve">Publisher: </w:t>
                                    </w:r>
                                    <w:r>
                                      <w:rPr>
                                        <w:sz w:val="20"/>
                                        <w:szCs w:val="20"/>
                                      </w:rPr>
                                      <w:tab/>
                                      <w:t xml:space="preserve">Verband der Automobilindustrie </w:t>
                                    </w:r>
                                    <w:r>
                                      <w:rPr>
                                        <w:sz w:val="20"/>
                                        <w:szCs w:val="20"/>
                                      </w:rPr>
                                      <w:tab/>
                                      <w:t>(VDA)</w:t>
                                    </w:r>
                                    <w:r>
                                      <w:rPr>
                                        <w:sz w:val="20"/>
                                        <w:szCs w:val="20"/>
                                      </w:rPr>
                                      <w:tab/>
                                    </w:r>
                                    <w:r>
                                      <w:rPr>
                                        <w:sz w:val="20"/>
                                        <w:szCs w:val="20"/>
                                      </w:rPr>
                                      <w:tab/>
                                    </w:r>
                                    <w:r>
                                      <w:rPr>
                                        <w:sz w:val="20"/>
                                        <w:szCs w:val="20"/>
                                        <w:u w:val="single"/>
                                      </w:rPr>
                                      <w:t xml:space="preserve">Copyright </w:t>
                                    </w:r>
                                  </w:p>
                                  <w:p w14:paraId="5952BDC2" w14:textId="77777777" w:rsidR="00266A6F" w:rsidRPr="001B3863" w:rsidRDefault="00266A6F" w:rsidP="00E35319">
                                    <w:pPr>
                                      <w:pStyle w:val="Default"/>
                                      <w:rPr>
                                        <w:sz w:val="20"/>
                                        <w:szCs w:val="20"/>
                                      </w:rPr>
                                    </w:pPr>
                                    <w:r>
                                      <w:rPr>
                                        <w:sz w:val="20"/>
                                        <w:szCs w:val="20"/>
                                      </w:rPr>
                                      <w:tab/>
                                    </w:r>
                                    <w:r>
                                      <w:rPr>
                                        <w:sz w:val="20"/>
                                        <w:szCs w:val="20"/>
                                      </w:rPr>
                                      <w:tab/>
                                      <w:t xml:space="preserve">Behrenstraße 35 </w:t>
                                    </w:r>
                                    <w:r>
                                      <w:rPr>
                                        <w:sz w:val="20"/>
                                        <w:szCs w:val="20"/>
                                      </w:rPr>
                                      <w:tab/>
                                    </w:r>
                                    <w:r>
                                      <w:rPr>
                                        <w:sz w:val="20"/>
                                        <w:szCs w:val="20"/>
                                      </w:rPr>
                                      <w:tab/>
                                    </w:r>
                                    <w:r>
                                      <w:rPr>
                                        <w:sz w:val="20"/>
                                        <w:szCs w:val="20"/>
                                      </w:rPr>
                                      <w:tab/>
                                    </w:r>
                                    <w:r>
                                      <w:rPr>
                                        <w:sz w:val="20"/>
                                        <w:szCs w:val="20"/>
                                      </w:rPr>
                                      <w:tab/>
                                      <w:t xml:space="preserve">Reprints and any other form </w:t>
                                    </w:r>
                                  </w:p>
                                  <w:p w14:paraId="56468F65" w14:textId="77777777" w:rsidR="00266A6F" w:rsidRPr="001B3863" w:rsidRDefault="00266A6F" w:rsidP="00E35319">
                                    <w:pPr>
                                      <w:pStyle w:val="Default"/>
                                      <w:rPr>
                                        <w:sz w:val="20"/>
                                        <w:szCs w:val="20"/>
                                      </w:rPr>
                                    </w:pPr>
                                    <w:r>
                                      <w:rPr>
                                        <w:sz w:val="20"/>
                                        <w:szCs w:val="20"/>
                                      </w:rPr>
                                      <w:tab/>
                                    </w:r>
                                    <w:r>
                                      <w:rPr>
                                        <w:sz w:val="20"/>
                                        <w:szCs w:val="20"/>
                                      </w:rPr>
                                      <w:tab/>
                                      <w:t xml:space="preserve">Postfach 8 04 62 </w:t>
                                    </w:r>
                                    <w:r>
                                      <w:rPr>
                                        <w:sz w:val="20"/>
                                        <w:szCs w:val="20"/>
                                      </w:rPr>
                                      <w:tab/>
                                    </w:r>
                                    <w:r>
                                      <w:rPr>
                                        <w:sz w:val="20"/>
                                        <w:szCs w:val="20"/>
                                      </w:rPr>
                                      <w:tab/>
                                    </w:r>
                                    <w:r>
                                      <w:rPr>
                                        <w:sz w:val="20"/>
                                        <w:szCs w:val="20"/>
                                      </w:rPr>
                                      <w:tab/>
                                    </w:r>
                                    <w:r>
                                      <w:rPr>
                                        <w:sz w:val="20"/>
                                        <w:szCs w:val="20"/>
                                      </w:rPr>
                                      <w:tab/>
                                      <w:t xml:space="preserve">of reproduction is permitted </w:t>
                                    </w:r>
                                  </w:p>
                                  <w:p w14:paraId="6BF80050" w14:textId="77777777" w:rsidR="00266A6F" w:rsidRPr="001B3863" w:rsidRDefault="00266A6F" w:rsidP="00E35319">
                                    <w:pPr>
                                      <w:pStyle w:val="Default"/>
                                      <w:rPr>
                                        <w:sz w:val="20"/>
                                        <w:szCs w:val="20"/>
                                      </w:rPr>
                                    </w:pPr>
                                    <w:r>
                                      <w:rPr>
                                        <w:sz w:val="20"/>
                                        <w:szCs w:val="20"/>
                                      </w:rPr>
                                      <w:tab/>
                                    </w:r>
                                    <w:r>
                                      <w:rPr>
                                        <w:sz w:val="20"/>
                                        <w:szCs w:val="20"/>
                                      </w:rPr>
                                      <w:tab/>
                                      <w:t xml:space="preserve">D-10004 Berlin </w:t>
                                    </w:r>
                                    <w:r>
                                      <w:rPr>
                                        <w:sz w:val="20"/>
                                        <w:szCs w:val="20"/>
                                      </w:rPr>
                                      <w:tab/>
                                    </w:r>
                                    <w:r>
                                      <w:rPr>
                                        <w:sz w:val="20"/>
                                        <w:szCs w:val="20"/>
                                      </w:rPr>
                                      <w:tab/>
                                    </w:r>
                                    <w:r>
                                      <w:rPr>
                                        <w:sz w:val="20"/>
                                        <w:szCs w:val="20"/>
                                      </w:rPr>
                                      <w:tab/>
                                    </w:r>
                                    <w:r>
                                      <w:rPr>
                                        <w:sz w:val="20"/>
                                        <w:szCs w:val="20"/>
                                      </w:rPr>
                                      <w:tab/>
                                    </w:r>
                                    <w:r>
                                      <w:rPr>
                                        <w:sz w:val="20"/>
                                        <w:szCs w:val="20"/>
                                      </w:rPr>
                                      <w:tab/>
                                      <w:t xml:space="preserve">only if the source is cited. </w:t>
                                    </w:r>
                                  </w:p>
                                  <w:p w14:paraId="2430E91C" w14:textId="77777777" w:rsidR="00266A6F" w:rsidRPr="001B3863" w:rsidRDefault="00266A6F" w:rsidP="00E35319">
                                    <w:pPr>
                                      <w:pStyle w:val="Default"/>
                                      <w:rPr>
                                        <w:sz w:val="20"/>
                                        <w:szCs w:val="20"/>
                                      </w:rPr>
                                    </w:pPr>
                                    <w:r>
                                      <w:rPr>
                                        <w:sz w:val="20"/>
                                        <w:szCs w:val="20"/>
                                      </w:rPr>
                                      <w:tab/>
                                    </w:r>
                                    <w:r>
                                      <w:rPr>
                                        <w:sz w:val="20"/>
                                        <w:szCs w:val="20"/>
                                      </w:rPr>
                                      <w:tab/>
                                      <w:t xml:space="preserve">Telephone +49 (0)30 897842-221 </w:t>
                                    </w:r>
                                  </w:p>
                                  <w:p w14:paraId="036BAE51" w14:textId="77777777" w:rsidR="00266A6F" w:rsidRPr="001B3863" w:rsidRDefault="00266A6F" w:rsidP="00E35319">
                                    <w:pPr>
                                      <w:pStyle w:val="Default"/>
                                      <w:rPr>
                                        <w:sz w:val="20"/>
                                        <w:szCs w:val="20"/>
                                      </w:rPr>
                                    </w:pPr>
                                    <w:r>
                                      <w:rPr>
                                        <w:sz w:val="20"/>
                                        <w:szCs w:val="20"/>
                                      </w:rPr>
                                      <w:tab/>
                                    </w:r>
                                    <w:r>
                                      <w:rPr>
                                        <w:sz w:val="20"/>
                                        <w:szCs w:val="20"/>
                                      </w:rPr>
                                      <w:tab/>
                                      <w:t xml:space="preserve">Telefax +49 (0)30 897842-606 </w:t>
                                    </w:r>
                                  </w:p>
                                  <w:p w14:paraId="550B166B" w14:textId="77777777" w:rsidR="00266A6F" w:rsidRPr="001B3863" w:rsidRDefault="00266A6F" w:rsidP="00E35319">
                                    <w:pPr>
                                      <w:pStyle w:val="Default"/>
                                      <w:rPr>
                                        <w:color w:val="0000FF"/>
                                        <w:sz w:val="20"/>
                                        <w:szCs w:val="20"/>
                                      </w:rPr>
                                    </w:pPr>
                                    <w:r>
                                      <w:rPr>
                                        <w:sz w:val="20"/>
                                        <w:szCs w:val="20"/>
                                      </w:rPr>
                                      <w:tab/>
                                    </w:r>
                                    <w:r>
                                      <w:rPr>
                                        <w:sz w:val="20"/>
                                        <w:szCs w:val="20"/>
                                      </w:rPr>
                                      <w:tab/>
                                      <w:t xml:space="preserve">Internet: </w:t>
                                    </w:r>
                                    <w:hyperlink r:id="rId11" w:history="1">
                                      <w:r>
                                        <w:rPr>
                                          <w:rStyle w:val="Hyperlink"/>
                                          <w:sz w:val="20"/>
                                          <w:szCs w:val="20"/>
                                        </w:rPr>
                                        <w:t>www.vda.de</w:t>
                                      </w:r>
                                    </w:hyperlink>
                                    <w:r>
                                      <w:rPr>
                                        <w:color w:val="0000FF"/>
                                        <w:sz w:val="20"/>
                                        <w:szCs w:val="20"/>
                                        <w:u w:val="single"/>
                                      </w:rPr>
                                      <w:t xml:space="preserve"> </w:t>
                                    </w:r>
                                  </w:p>
                                </w:tc>
                              </w:tr>
                            </w:tbl>
                            <w:p w14:paraId="1C4FC15D" w14:textId="77777777" w:rsidR="00266A6F" w:rsidRPr="001B3863" w:rsidRDefault="00266A6F" w:rsidP="00E35319">
                              <w:pPr>
                                <w:pStyle w:val="Default"/>
                                <w:rPr>
                                  <w:sz w:val="23"/>
                                  <w:szCs w:val="23"/>
                                </w:rPr>
                              </w:pPr>
                            </w:p>
                          </w:tc>
                        </w:tr>
                        <w:tr w:rsidR="00266A6F" w:rsidRPr="001B3863" w14:paraId="0CCDBBFB" w14:textId="77777777" w:rsidTr="00E35319">
                          <w:trPr>
                            <w:trHeight w:val="112"/>
                          </w:trPr>
                          <w:tc>
                            <w:tcPr>
                              <w:tcW w:w="9189" w:type="dxa"/>
                            </w:tcPr>
                            <w:p w14:paraId="02B5A027" w14:textId="77777777" w:rsidR="00266A6F" w:rsidRPr="001B3863" w:rsidRDefault="00266A6F" w:rsidP="00E35319">
                              <w:pPr>
                                <w:pStyle w:val="Default"/>
                                <w:rPr>
                                  <w:sz w:val="20"/>
                                  <w:szCs w:val="20"/>
                                </w:rPr>
                              </w:pPr>
                            </w:p>
                          </w:tc>
                        </w:tr>
                        <w:tr w:rsidR="00266A6F" w:rsidRPr="001B3863" w14:paraId="3C354292" w14:textId="77777777" w:rsidTr="00E35319">
                          <w:trPr>
                            <w:trHeight w:val="112"/>
                          </w:trPr>
                          <w:tc>
                            <w:tcPr>
                              <w:tcW w:w="9189" w:type="dxa"/>
                            </w:tcPr>
                            <w:tbl>
                              <w:tblPr>
                                <w:tblW w:w="9707" w:type="dxa"/>
                                <w:tblBorders>
                                  <w:top w:val="nil"/>
                                  <w:left w:val="nil"/>
                                  <w:bottom w:val="nil"/>
                                  <w:right w:val="nil"/>
                                </w:tblBorders>
                                <w:tblLayout w:type="fixed"/>
                                <w:tblLook w:val="0000" w:firstRow="0" w:lastRow="0" w:firstColumn="0" w:lastColumn="0" w:noHBand="0" w:noVBand="0"/>
                              </w:tblPr>
                              <w:tblGrid>
                                <w:gridCol w:w="9707"/>
                              </w:tblGrid>
                              <w:tr w:rsidR="00266A6F" w:rsidRPr="001B3863" w14:paraId="40ACD4AB" w14:textId="77777777" w:rsidTr="00E35319">
                                <w:trPr>
                                  <w:trHeight w:val="783"/>
                                </w:trPr>
                                <w:tc>
                                  <w:tcPr>
                                    <w:tcW w:w="9707" w:type="dxa"/>
                                  </w:tcPr>
                                  <w:p w14:paraId="4BB14E6C" w14:textId="77777777" w:rsidR="00266A6F" w:rsidRPr="001B3863" w:rsidRDefault="00266A6F" w:rsidP="00E35319">
                                    <w:pPr>
                                      <w:pStyle w:val="Default"/>
                                      <w:rPr>
                                        <w:sz w:val="20"/>
                                        <w:szCs w:val="20"/>
                                      </w:rPr>
                                    </w:pPr>
                                    <w:r>
                                      <w:rPr>
                                        <w:sz w:val="20"/>
                                        <w:szCs w:val="20"/>
                                      </w:rPr>
                                      <w:t xml:space="preserve">              </w:t>
                                    </w:r>
                                    <w:r>
                                      <w:rPr>
                                        <w:sz w:val="20"/>
                                        <w:szCs w:val="20"/>
                                      </w:rPr>
                                      <w:tab/>
                                      <w:t>prostep ivip Association</w:t>
                                    </w:r>
                                    <w:r>
                                      <w:rPr>
                                        <w:sz w:val="20"/>
                                        <w:szCs w:val="20"/>
                                      </w:rPr>
                                      <w:tab/>
                                    </w:r>
                                    <w:r>
                                      <w:rPr>
                                        <w:sz w:val="20"/>
                                        <w:szCs w:val="20"/>
                                      </w:rPr>
                                      <w:tab/>
                                    </w:r>
                                    <w:r>
                                      <w:rPr>
                                        <w:sz w:val="20"/>
                                        <w:szCs w:val="20"/>
                                        <w:u w:val="single"/>
                                      </w:rPr>
                                      <w:t xml:space="preserve"> </w:t>
                                    </w:r>
                                  </w:p>
                                  <w:p w14:paraId="6C1A6595" w14:textId="77777777" w:rsidR="00266A6F" w:rsidRPr="001B3863" w:rsidRDefault="00266A6F" w:rsidP="00E35319">
                                    <w:pPr>
                                      <w:pStyle w:val="Default"/>
                                      <w:rPr>
                                        <w:sz w:val="20"/>
                                        <w:szCs w:val="20"/>
                                      </w:rPr>
                                    </w:pPr>
                                    <w:r>
                                      <w:rPr>
                                        <w:sz w:val="20"/>
                                        <w:szCs w:val="20"/>
                                      </w:rPr>
                                      <w:tab/>
                                    </w:r>
                                    <w:r>
                                      <w:rPr>
                                        <w:sz w:val="20"/>
                                        <w:szCs w:val="20"/>
                                      </w:rPr>
                                      <w:tab/>
                                      <w:t>Dolivostr. 11</w:t>
                                    </w:r>
                                    <w:r>
                                      <w:rPr>
                                        <w:sz w:val="20"/>
                                        <w:szCs w:val="20"/>
                                      </w:rPr>
                                      <w:tab/>
                                    </w:r>
                                    <w:r>
                                      <w:rPr>
                                        <w:sz w:val="20"/>
                                        <w:szCs w:val="20"/>
                                      </w:rPr>
                                      <w:tab/>
                                    </w:r>
                                    <w:r>
                                      <w:rPr>
                                        <w:sz w:val="20"/>
                                        <w:szCs w:val="20"/>
                                      </w:rPr>
                                      <w:tab/>
                                    </w:r>
                                    <w:r>
                                      <w:rPr>
                                        <w:sz w:val="20"/>
                                        <w:szCs w:val="20"/>
                                      </w:rPr>
                                      <w:tab/>
                                      <w:t xml:space="preserve"> </w:t>
                                    </w:r>
                                  </w:p>
                                  <w:p w14:paraId="4BB7E64F" w14:textId="77777777" w:rsidR="00266A6F" w:rsidRPr="001B3863" w:rsidRDefault="00266A6F" w:rsidP="00E35319">
                                    <w:pPr>
                                      <w:pStyle w:val="Default"/>
                                      <w:rPr>
                                        <w:sz w:val="20"/>
                                        <w:szCs w:val="20"/>
                                      </w:rPr>
                                    </w:pPr>
                                    <w:r>
                                      <w:rPr>
                                        <w:sz w:val="20"/>
                                        <w:szCs w:val="20"/>
                                      </w:rPr>
                                      <w:tab/>
                                    </w:r>
                                    <w:r>
                                      <w:rPr>
                                        <w:sz w:val="20"/>
                                        <w:szCs w:val="20"/>
                                      </w:rPr>
                                      <w:tab/>
                                      <w:t>64293 Darmstadt</w:t>
                                    </w:r>
                                    <w:r>
                                      <w:rPr>
                                        <w:sz w:val="20"/>
                                        <w:szCs w:val="20"/>
                                      </w:rPr>
                                      <w:tab/>
                                    </w:r>
                                    <w:r>
                                      <w:rPr>
                                        <w:sz w:val="20"/>
                                        <w:szCs w:val="20"/>
                                      </w:rPr>
                                      <w:tab/>
                                    </w:r>
                                    <w:r>
                                      <w:rPr>
                                        <w:sz w:val="20"/>
                                        <w:szCs w:val="20"/>
                                      </w:rPr>
                                      <w:tab/>
                                    </w:r>
                                    <w:r>
                                      <w:rPr>
                                        <w:sz w:val="20"/>
                                        <w:szCs w:val="20"/>
                                      </w:rPr>
                                      <w:tab/>
                                      <w:t xml:space="preserve"> </w:t>
                                    </w:r>
                                  </w:p>
                                  <w:p w14:paraId="690B552A" w14:textId="77777777" w:rsidR="00266A6F" w:rsidRPr="001B3863" w:rsidRDefault="00266A6F" w:rsidP="00E35319">
                                    <w:pPr>
                                      <w:pStyle w:val="Default"/>
                                      <w:rPr>
                                        <w:sz w:val="20"/>
                                        <w:szCs w:val="20"/>
                                      </w:rPr>
                                    </w:pPr>
                                    <w:r>
                                      <w:rPr>
                                        <w:sz w:val="20"/>
                                        <w:szCs w:val="20"/>
                                      </w:rPr>
                                      <w:tab/>
                                    </w:r>
                                    <w:r>
                                      <w:rPr>
                                        <w:sz w:val="20"/>
                                        <w:szCs w:val="20"/>
                                      </w:rPr>
                                      <w:tab/>
                                      <w:t xml:space="preserve">Telephone +49 (0)6151/ 9287-336 </w:t>
                                    </w:r>
                                  </w:p>
                                  <w:p w14:paraId="72CF1EBF" w14:textId="77777777" w:rsidR="00266A6F" w:rsidRPr="001B3863" w:rsidRDefault="00266A6F" w:rsidP="00E35319">
                                    <w:pPr>
                                      <w:pStyle w:val="Default"/>
                                      <w:rPr>
                                        <w:sz w:val="20"/>
                                        <w:szCs w:val="20"/>
                                      </w:rPr>
                                    </w:pPr>
                                    <w:r>
                                      <w:rPr>
                                        <w:sz w:val="20"/>
                                        <w:szCs w:val="20"/>
                                      </w:rPr>
                                      <w:tab/>
                                    </w:r>
                                    <w:r>
                                      <w:rPr>
                                        <w:sz w:val="20"/>
                                        <w:szCs w:val="20"/>
                                      </w:rPr>
                                      <w:tab/>
                                      <w:t>Telefax +49 (0)6151/9287-326</w:t>
                                    </w:r>
                                  </w:p>
                                  <w:p w14:paraId="0EDB7436" w14:textId="77777777" w:rsidR="00266A6F" w:rsidRDefault="00266A6F" w:rsidP="00E35319">
                                    <w:pPr>
                                      <w:pStyle w:val="Default"/>
                                      <w:rPr>
                                        <w:color w:val="0000FF"/>
                                        <w:sz w:val="20"/>
                                        <w:szCs w:val="20"/>
                                        <w:u w:val="single"/>
                                      </w:rPr>
                                    </w:pPr>
                                    <w:r>
                                      <w:rPr>
                                        <w:sz w:val="20"/>
                                        <w:szCs w:val="20"/>
                                      </w:rPr>
                                      <w:tab/>
                                    </w:r>
                                    <w:r>
                                      <w:rPr>
                                        <w:sz w:val="20"/>
                                        <w:szCs w:val="20"/>
                                      </w:rPr>
                                      <w:tab/>
                                      <w:t xml:space="preserve">Internet: </w:t>
                                    </w:r>
                                    <w:hyperlink r:id="rId12" w:history="1">
                                      <w:r>
                                        <w:rPr>
                                          <w:rStyle w:val="Hyperlink"/>
                                          <w:sz w:val="20"/>
                                          <w:szCs w:val="20"/>
                                        </w:rPr>
                                        <w:t>www.prostep.org</w:t>
                                      </w:r>
                                    </w:hyperlink>
                                    <w:r>
                                      <w:rPr>
                                        <w:color w:val="0000FF"/>
                                        <w:sz w:val="20"/>
                                        <w:szCs w:val="20"/>
                                        <w:u w:val="single"/>
                                      </w:rPr>
                                      <w:t xml:space="preserve"> </w:t>
                                    </w:r>
                                  </w:p>
                                  <w:p w14:paraId="1405E19C" w14:textId="77777777" w:rsidR="00266A6F" w:rsidRPr="001B3863" w:rsidRDefault="00266A6F" w:rsidP="00E35319">
                                    <w:pPr>
                                      <w:pStyle w:val="Default"/>
                                      <w:rPr>
                                        <w:color w:val="0000FF"/>
                                        <w:sz w:val="20"/>
                                        <w:szCs w:val="20"/>
                                      </w:rPr>
                                    </w:pPr>
                                  </w:p>
                                </w:tc>
                              </w:tr>
                            </w:tbl>
                            <w:p w14:paraId="41678A66" w14:textId="77777777" w:rsidR="00266A6F" w:rsidRPr="001B3863" w:rsidRDefault="00266A6F" w:rsidP="00E35319">
                              <w:pPr>
                                <w:pStyle w:val="Default"/>
                                <w:rPr>
                                  <w:sz w:val="20"/>
                                  <w:szCs w:val="20"/>
                                </w:rPr>
                              </w:pPr>
                            </w:p>
                          </w:tc>
                        </w:tr>
                      </w:tbl>
                      <w:p w14:paraId="6247BADF" w14:textId="77777777" w:rsidR="00266A6F" w:rsidRDefault="00266A6F" w:rsidP="00E35319">
                        <w:pPr>
                          <w:spacing w:line="240" w:lineRule="auto"/>
                          <w:rPr>
                            <w:rFonts w:ascii="Times New Roman" w:hAnsi="Times New Roman"/>
                            <w:sz w:val="20"/>
                          </w:rPr>
                        </w:pPr>
                      </w:p>
                    </w:tc>
                  </w:tr>
                </w:tbl>
                <w:p w14:paraId="3F8BC5CA" w14:textId="77777777" w:rsidR="00266A6F" w:rsidRDefault="00266A6F" w:rsidP="00E35319">
                  <w:pPr>
                    <w:pStyle w:val="Default"/>
                    <w:rPr>
                      <w:sz w:val="23"/>
                      <w:szCs w:val="23"/>
                    </w:rPr>
                  </w:pPr>
                </w:p>
              </w:tc>
            </w:tr>
          </w:tbl>
          <w:p w14:paraId="6D8BAEC7" w14:textId="77777777" w:rsidR="00266A6F" w:rsidRDefault="00266A6F" w:rsidP="00E35319">
            <w:pPr>
              <w:autoSpaceDE w:val="0"/>
              <w:autoSpaceDN w:val="0"/>
              <w:adjustRightInd w:val="0"/>
              <w:jc w:val="both"/>
              <w:rPr>
                <w:rFonts w:eastAsia="MS Mincho" w:cs="Arial"/>
                <w:sz w:val="20"/>
                <w:lang w:eastAsia="ja-JP"/>
              </w:rPr>
            </w:pPr>
          </w:p>
        </w:tc>
      </w:tr>
    </w:tbl>
    <w:p w14:paraId="4677DEDA" w14:textId="77777777" w:rsidR="00266A6F" w:rsidRDefault="00266A6F" w:rsidP="00266A6F">
      <w:pPr>
        <w:spacing w:line="240" w:lineRule="auto"/>
        <w:rPr>
          <w:b/>
          <w:i/>
          <w:sz w:val="28"/>
        </w:rPr>
      </w:pPr>
    </w:p>
    <w:p w14:paraId="7FAD33F2" w14:textId="77777777" w:rsidR="001C2E40" w:rsidRDefault="001C2E40" w:rsidP="00266A6F">
      <w:pPr>
        <w:spacing w:line="240" w:lineRule="auto"/>
        <w:sectPr w:rsidR="001C2E40" w:rsidSect="00EF7685">
          <w:headerReference w:type="even" r:id="rId13"/>
          <w:headerReference w:type="default" r:id="rId14"/>
          <w:footerReference w:type="even" r:id="rId15"/>
          <w:footerReference w:type="default" r:id="rId16"/>
          <w:headerReference w:type="first" r:id="rId17"/>
          <w:footerReference w:type="first" r:id="rId18"/>
          <w:type w:val="continuous"/>
          <w:pgSz w:w="12240" w:h="15840"/>
          <w:pgMar w:top="1417" w:right="900" w:bottom="1134" w:left="1417" w:header="720" w:footer="720" w:gutter="0"/>
          <w:cols w:space="720"/>
        </w:sectPr>
      </w:pPr>
    </w:p>
    <w:p w14:paraId="32AEDA8E" w14:textId="77777777" w:rsidR="00266A6F" w:rsidRPr="00F95143" w:rsidRDefault="00266A6F" w:rsidP="00266A6F">
      <w:pPr>
        <w:spacing w:line="240" w:lineRule="auto"/>
        <w:rPr>
          <w:b/>
          <w:i/>
          <w:sz w:val="28"/>
        </w:rPr>
      </w:pPr>
      <w:r>
        <w:rPr>
          <w:b/>
          <w:i/>
          <w:sz w:val="28"/>
        </w:rPr>
        <w:lastRenderedPageBreak/>
        <w:t>Disclaimer</w:t>
      </w:r>
    </w:p>
    <w:p w14:paraId="79033500" w14:textId="77777777" w:rsidR="00266A6F" w:rsidRDefault="00266A6F" w:rsidP="00266A6F">
      <w:pPr>
        <w:jc w:val="both"/>
      </w:pPr>
    </w:p>
    <w:p w14:paraId="0B1542C8" w14:textId="77777777" w:rsidR="00266A6F" w:rsidRDefault="00266A6F" w:rsidP="00266A6F">
      <w:pPr>
        <w:jc w:val="both"/>
      </w:pPr>
      <w:r>
        <w:t>VDA recommendations are recommendations that are available for general use. Although VDA recommendations provide a cross-company guide, they do not take account of any case-specific constraints. They require further examination and interpretation by the business partners involved in the process.</w:t>
      </w:r>
    </w:p>
    <w:p w14:paraId="49AF96D9" w14:textId="77777777" w:rsidR="00266A6F" w:rsidRPr="00F95143" w:rsidRDefault="00266A6F" w:rsidP="00266A6F">
      <w:pPr>
        <w:jc w:val="both"/>
      </w:pPr>
    </w:p>
    <w:p w14:paraId="703AD267" w14:textId="77777777" w:rsidR="00266A6F" w:rsidRPr="00F95143" w:rsidRDefault="00266A6F" w:rsidP="00266A6F">
      <w:pPr>
        <w:jc w:val="both"/>
      </w:pPr>
      <w:r>
        <w:t>VDA recommendations give due consideration to the prevailing state-of-the-art at the time of publication. Anyone using VDA / PSI Recommendations must assume responsibility for their actions and acts at their own risk. The VDA and the parties involved in drawing up the VDA recommendations assume no liability whatsoever.</w:t>
      </w:r>
    </w:p>
    <w:p w14:paraId="1BA6B5E0" w14:textId="77777777" w:rsidR="00266A6F" w:rsidRDefault="00266A6F" w:rsidP="00266A6F">
      <w:pPr>
        <w:jc w:val="both"/>
      </w:pPr>
    </w:p>
    <w:p w14:paraId="659C20F9" w14:textId="77777777" w:rsidR="00266A6F" w:rsidRDefault="00266A6F" w:rsidP="00266A6F">
      <w:pPr>
        <w:jc w:val="both"/>
      </w:pPr>
      <w:r>
        <w:t>Users are asked to point out any errors or inconsistencies that still need to be addressed and to participate in the ongoing standardization process via the VDA.</w:t>
      </w:r>
    </w:p>
    <w:p w14:paraId="31A9DF0D" w14:textId="77777777" w:rsidR="00266A6F" w:rsidRDefault="00266A6F" w:rsidP="00266A6F">
      <w:pPr>
        <w:jc w:val="both"/>
      </w:pPr>
    </w:p>
    <w:p w14:paraId="5CDED375" w14:textId="77777777" w:rsidR="00266A6F" w:rsidRDefault="00266A6F" w:rsidP="00266A6F">
      <w:pPr>
        <w:jc w:val="both"/>
      </w:pPr>
      <w:r>
        <w:br w:type="page"/>
      </w:r>
    </w:p>
    <w:p w14:paraId="6B631242" w14:textId="77777777" w:rsidR="00266A6F" w:rsidRPr="005E3B0D" w:rsidRDefault="00266A6F" w:rsidP="00266A6F">
      <w:pPr>
        <w:rPr>
          <w:b/>
        </w:rPr>
      </w:pPr>
      <w:r>
        <w:rPr>
          <w:b/>
        </w:rPr>
        <w:lastRenderedPageBreak/>
        <w:t>List of changes</w:t>
      </w:r>
    </w:p>
    <w:p w14:paraId="52C05740" w14:textId="77777777" w:rsidR="00266A6F" w:rsidRDefault="00266A6F" w:rsidP="00266A6F"/>
    <w:p w14:paraId="37E01408" w14:textId="77777777" w:rsidR="00266A6F" w:rsidRDefault="00266A6F" w:rsidP="00266A6F">
      <w:pPr>
        <w:rPr>
          <w:rFonts w:cs="Arial"/>
        </w:rPr>
      </w:pPr>
    </w:p>
    <w:tbl>
      <w:tblPr>
        <w:tblStyle w:val="TableGrid"/>
        <w:tblW w:w="9385" w:type="dxa"/>
        <w:tblInd w:w="108" w:type="dxa"/>
        <w:tblLook w:val="04A0" w:firstRow="1" w:lastRow="0" w:firstColumn="1" w:lastColumn="0" w:noHBand="0" w:noVBand="1"/>
      </w:tblPr>
      <w:tblGrid>
        <w:gridCol w:w="1318"/>
        <w:gridCol w:w="1023"/>
        <w:gridCol w:w="2224"/>
        <w:gridCol w:w="4820"/>
      </w:tblGrid>
      <w:tr w:rsidR="00266A6F" w:rsidRPr="001B3863" w14:paraId="29A1BE62" w14:textId="77777777" w:rsidTr="00E35319">
        <w:tc>
          <w:tcPr>
            <w:tcW w:w="1318" w:type="dxa"/>
          </w:tcPr>
          <w:p w14:paraId="2A6D5252" w14:textId="77777777" w:rsidR="00266A6F" w:rsidRPr="001B3863" w:rsidRDefault="00266A6F" w:rsidP="00E35319">
            <w:pPr>
              <w:rPr>
                <w:rFonts w:cs="Arial"/>
                <w:b/>
              </w:rPr>
            </w:pPr>
            <w:r>
              <w:rPr>
                <w:b/>
              </w:rPr>
              <w:t>Date</w:t>
            </w:r>
          </w:p>
        </w:tc>
        <w:tc>
          <w:tcPr>
            <w:tcW w:w="1023" w:type="dxa"/>
          </w:tcPr>
          <w:p w14:paraId="3EFBDE58" w14:textId="77777777" w:rsidR="00266A6F" w:rsidRPr="001B3863" w:rsidRDefault="00266A6F" w:rsidP="00E35319">
            <w:pPr>
              <w:rPr>
                <w:rFonts w:cs="Arial"/>
                <w:b/>
              </w:rPr>
            </w:pPr>
            <w:r>
              <w:rPr>
                <w:b/>
              </w:rPr>
              <w:t>Version</w:t>
            </w:r>
          </w:p>
        </w:tc>
        <w:tc>
          <w:tcPr>
            <w:tcW w:w="2224" w:type="dxa"/>
          </w:tcPr>
          <w:p w14:paraId="5F8DA58A" w14:textId="77777777" w:rsidR="00266A6F" w:rsidRPr="001B3863" w:rsidRDefault="00266A6F" w:rsidP="00E35319">
            <w:pPr>
              <w:rPr>
                <w:rFonts w:cs="Arial"/>
                <w:b/>
              </w:rPr>
            </w:pPr>
            <w:r>
              <w:rPr>
                <w:b/>
              </w:rPr>
              <w:t>Action</w:t>
            </w:r>
          </w:p>
        </w:tc>
        <w:tc>
          <w:tcPr>
            <w:tcW w:w="4820" w:type="dxa"/>
          </w:tcPr>
          <w:p w14:paraId="58149B96" w14:textId="77777777" w:rsidR="00266A6F" w:rsidRPr="001B3863" w:rsidRDefault="00266A6F" w:rsidP="00E35319">
            <w:pPr>
              <w:rPr>
                <w:rFonts w:cs="Arial"/>
                <w:b/>
              </w:rPr>
            </w:pPr>
            <w:r>
              <w:rPr>
                <w:b/>
              </w:rPr>
              <w:t>Description</w:t>
            </w:r>
          </w:p>
        </w:tc>
      </w:tr>
      <w:tr w:rsidR="00266A6F" w:rsidRPr="001B3863" w14:paraId="4CECEFEC" w14:textId="77777777" w:rsidTr="00E35319">
        <w:tc>
          <w:tcPr>
            <w:tcW w:w="1318" w:type="dxa"/>
          </w:tcPr>
          <w:p w14:paraId="3D1176DD" w14:textId="48C1A3C8" w:rsidR="00266A6F" w:rsidRDefault="001A6EA8" w:rsidP="00E35319">
            <w:pPr>
              <w:rPr>
                <w:rFonts w:cs="Arial"/>
              </w:rPr>
            </w:pPr>
            <w:r>
              <w:rPr>
                <w:rFonts w:cs="Arial"/>
              </w:rPr>
              <w:t>09/2021</w:t>
            </w:r>
          </w:p>
        </w:tc>
        <w:tc>
          <w:tcPr>
            <w:tcW w:w="1023" w:type="dxa"/>
          </w:tcPr>
          <w:p w14:paraId="6209DE24" w14:textId="77777777" w:rsidR="00266A6F" w:rsidRDefault="00EF7685" w:rsidP="00E35319">
            <w:pPr>
              <w:rPr>
                <w:rFonts w:cs="Arial"/>
              </w:rPr>
            </w:pPr>
            <w:r>
              <w:rPr>
                <w:rFonts w:cs="Arial"/>
              </w:rPr>
              <w:t>0.1</w:t>
            </w:r>
          </w:p>
        </w:tc>
        <w:tc>
          <w:tcPr>
            <w:tcW w:w="2224" w:type="dxa"/>
          </w:tcPr>
          <w:p w14:paraId="2F9BED76" w14:textId="30D1ED14" w:rsidR="00266A6F" w:rsidRDefault="001A6EA8" w:rsidP="00E35319">
            <w:pPr>
              <w:rPr>
                <w:rFonts w:cs="Arial"/>
              </w:rPr>
            </w:pPr>
            <w:r>
              <w:rPr>
                <w:rFonts w:cs="Arial"/>
              </w:rPr>
              <w:t>Provide basic approach</w:t>
            </w:r>
          </w:p>
        </w:tc>
        <w:tc>
          <w:tcPr>
            <w:tcW w:w="4820" w:type="dxa"/>
          </w:tcPr>
          <w:p w14:paraId="0BF18E4E" w14:textId="77777777" w:rsidR="00266A6F" w:rsidRDefault="00EF7685" w:rsidP="00E35319">
            <w:pPr>
              <w:rPr>
                <w:rFonts w:cs="Arial"/>
              </w:rPr>
            </w:pPr>
            <w:r>
              <w:rPr>
                <w:rFonts w:cs="Arial"/>
              </w:rPr>
              <w:t>Initial version</w:t>
            </w:r>
          </w:p>
        </w:tc>
      </w:tr>
      <w:tr w:rsidR="00266A6F" w:rsidRPr="003A4431" w14:paraId="62D97AFD" w14:textId="77777777" w:rsidTr="00E35319">
        <w:tc>
          <w:tcPr>
            <w:tcW w:w="1318" w:type="dxa"/>
          </w:tcPr>
          <w:p w14:paraId="38BD034E" w14:textId="6BFB4756" w:rsidR="00266A6F" w:rsidRDefault="00266A6F" w:rsidP="00E35319">
            <w:pPr>
              <w:rPr>
                <w:rFonts w:cs="Arial"/>
              </w:rPr>
            </w:pPr>
          </w:p>
        </w:tc>
        <w:tc>
          <w:tcPr>
            <w:tcW w:w="1023" w:type="dxa"/>
          </w:tcPr>
          <w:p w14:paraId="4634A79E" w14:textId="40EE8409" w:rsidR="00266A6F" w:rsidRDefault="00266A6F" w:rsidP="00E35319">
            <w:pPr>
              <w:rPr>
                <w:rFonts w:cs="Arial"/>
              </w:rPr>
            </w:pPr>
          </w:p>
        </w:tc>
        <w:tc>
          <w:tcPr>
            <w:tcW w:w="2224" w:type="dxa"/>
          </w:tcPr>
          <w:p w14:paraId="6D0F41E5" w14:textId="10569A6A" w:rsidR="00266A6F" w:rsidRDefault="00266A6F" w:rsidP="001A6EA8">
            <w:pPr>
              <w:rPr>
                <w:rFonts w:cs="Arial"/>
              </w:rPr>
            </w:pPr>
          </w:p>
        </w:tc>
        <w:tc>
          <w:tcPr>
            <w:tcW w:w="4820" w:type="dxa"/>
          </w:tcPr>
          <w:p w14:paraId="7D5FE4CD" w14:textId="40AA97E1" w:rsidR="00266A6F" w:rsidRPr="005C75FB" w:rsidRDefault="00266A6F" w:rsidP="00E35319">
            <w:pPr>
              <w:rPr>
                <w:rFonts w:cs="Arial"/>
                <w:lang w:val="en-GB"/>
              </w:rPr>
            </w:pPr>
          </w:p>
        </w:tc>
      </w:tr>
      <w:tr w:rsidR="00266A6F" w:rsidRPr="001B3863" w14:paraId="7703669C" w14:textId="77777777" w:rsidTr="00E35319">
        <w:tc>
          <w:tcPr>
            <w:tcW w:w="1318" w:type="dxa"/>
          </w:tcPr>
          <w:p w14:paraId="4C50391D" w14:textId="77777777" w:rsidR="00266A6F" w:rsidRDefault="00266A6F" w:rsidP="00E35319">
            <w:pPr>
              <w:rPr>
                <w:rFonts w:cs="Arial"/>
              </w:rPr>
            </w:pPr>
          </w:p>
        </w:tc>
        <w:tc>
          <w:tcPr>
            <w:tcW w:w="1023" w:type="dxa"/>
          </w:tcPr>
          <w:p w14:paraId="3CABFB61" w14:textId="77777777" w:rsidR="00266A6F" w:rsidRDefault="00266A6F" w:rsidP="00E35319">
            <w:pPr>
              <w:rPr>
                <w:rFonts w:cs="Arial"/>
              </w:rPr>
            </w:pPr>
          </w:p>
        </w:tc>
        <w:tc>
          <w:tcPr>
            <w:tcW w:w="2224" w:type="dxa"/>
          </w:tcPr>
          <w:p w14:paraId="2CD79D05" w14:textId="77777777" w:rsidR="00266A6F" w:rsidRDefault="00266A6F" w:rsidP="00E35319">
            <w:pPr>
              <w:rPr>
                <w:rFonts w:cs="Arial"/>
              </w:rPr>
            </w:pPr>
          </w:p>
        </w:tc>
        <w:tc>
          <w:tcPr>
            <w:tcW w:w="4820" w:type="dxa"/>
          </w:tcPr>
          <w:p w14:paraId="66AF880E" w14:textId="77777777" w:rsidR="00266A6F" w:rsidRDefault="00266A6F" w:rsidP="00E35319">
            <w:pPr>
              <w:rPr>
                <w:rFonts w:cs="Arial"/>
              </w:rPr>
            </w:pPr>
          </w:p>
        </w:tc>
      </w:tr>
      <w:tr w:rsidR="00266A6F" w:rsidRPr="001B3863" w14:paraId="214253F8" w14:textId="77777777" w:rsidTr="00E35319">
        <w:tc>
          <w:tcPr>
            <w:tcW w:w="1318" w:type="dxa"/>
          </w:tcPr>
          <w:p w14:paraId="58847398" w14:textId="77777777" w:rsidR="00266A6F" w:rsidRDefault="00266A6F" w:rsidP="00E35319">
            <w:pPr>
              <w:rPr>
                <w:rFonts w:cs="Arial"/>
              </w:rPr>
            </w:pPr>
          </w:p>
        </w:tc>
        <w:tc>
          <w:tcPr>
            <w:tcW w:w="1023" w:type="dxa"/>
          </w:tcPr>
          <w:p w14:paraId="6C53710C" w14:textId="77777777" w:rsidR="00266A6F" w:rsidRDefault="00266A6F" w:rsidP="00E35319">
            <w:pPr>
              <w:rPr>
                <w:rFonts w:cs="Arial"/>
              </w:rPr>
            </w:pPr>
          </w:p>
        </w:tc>
        <w:tc>
          <w:tcPr>
            <w:tcW w:w="2224" w:type="dxa"/>
          </w:tcPr>
          <w:p w14:paraId="5824C99A" w14:textId="77777777" w:rsidR="00266A6F" w:rsidRDefault="00266A6F" w:rsidP="00E35319">
            <w:pPr>
              <w:rPr>
                <w:rFonts w:cs="Arial"/>
              </w:rPr>
            </w:pPr>
          </w:p>
        </w:tc>
        <w:tc>
          <w:tcPr>
            <w:tcW w:w="4820" w:type="dxa"/>
          </w:tcPr>
          <w:p w14:paraId="1656F6AF" w14:textId="77777777" w:rsidR="00266A6F" w:rsidRDefault="00266A6F" w:rsidP="00E35319">
            <w:pPr>
              <w:rPr>
                <w:rFonts w:cs="Arial"/>
              </w:rPr>
            </w:pPr>
          </w:p>
        </w:tc>
      </w:tr>
      <w:tr w:rsidR="00266A6F" w:rsidRPr="001B3863" w14:paraId="4E3815E8" w14:textId="77777777" w:rsidTr="00E35319">
        <w:tc>
          <w:tcPr>
            <w:tcW w:w="1318" w:type="dxa"/>
          </w:tcPr>
          <w:p w14:paraId="089C1402" w14:textId="77777777" w:rsidR="00266A6F" w:rsidRDefault="00266A6F" w:rsidP="00E35319">
            <w:pPr>
              <w:rPr>
                <w:rFonts w:cs="Arial"/>
              </w:rPr>
            </w:pPr>
          </w:p>
        </w:tc>
        <w:tc>
          <w:tcPr>
            <w:tcW w:w="1023" w:type="dxa"/>
          </w:tcPr>
          <w:p w14:paraId="66B84C11" w14:textId="77777777" w:rsidR="00266A6F" w:rsidRDefault="00266A6F" w:rsidP="00E35319">
            <w:pPr>
              <w:rPr>
                <w:rFonts w:cs="Arial"/>
              </w:rPr>
            </w:pPr>
          </w:p>
        </w:tc>
        <w:tc>
          <w:tcPr>
            <w:tcW w:w="2224" w:type="dxa"/>
          </w:tcPr>
          <w:p w14:paraId="474B22FC" w14:textId="77777777" w:rsidR="00266A6F" w:rsidRDefault="00266A6F" w:rsidP="00E35319">
            <w:pPr>
              <w:rPr>
                <w:rFonts w:cs="Arial"/>
              </w:rPr>
            </w:pPr>
          </w:p>
        </w:tc>
        <w:tc>
          <w:tcPr>
            <w:tcW w:w="4820" w:type="dxa"/>
          </w:tcPr>
          <w:p w14:paraId="2889EC39" w14:textId="77777777" w:rsidR="00266A6F" w:rsidRDefault="00266A6F" w:rsidP="00E35319">
            <w:pPr>
              <w:rPr>
                <w:rFonts w:cs="Arial"/>
              </w:rPr>
            </w:pPr>
          </w:p>
        </w:tc>
      </w:tr>
    </w:tbl>
    <w:p w14:paraId="58AD3EE5" w14:textId="77777777" w:rsidR="00266A6F" w:rsidRDefault="00266A6F" w:rsidP="00266A6F">
      <w:r>
        <w:br w:type="page"/>
      </w:r>
    </w:p>
    <w:sdt>
      <w:sdtPr>
        <w:rPr>
          <w:rFonts w:ascii="Arial" w:eastAsia="Times New Roman" w:hAnsi="Arial" w:cs="Times New Roman"/>
          <w:b w:val="0"/>
          <w:bCs w:val="0"/>
          <w:color w:val="auto"/>
          <w:sz w:val="22"/>
          <w:szCs w:val="20"/>
          <w:lang w:eastAsia="en-US"/>
        </w:rPr>
        <w:id w:val="1025684425"/>
        <w:docPartObj>
          <w:docPartGallery w:val="Table of Contents"/>
          <w:docPartUnique/>
        </w:docPartObj>
      </w:sdtPr>
      <w:sdtEndPr>
        <w:rPr>
          <w:lang w:val="de-DE"/>
        </w:rPr>
      </w:sdtEndPr>
      <w:sdtContent>
        <w:p w14:paraId="0952BA53" w14:textId="77777777" w:rsidR="00542D9C" w:rsidRDefault="00542D9C">
          <w:pPr>
            <w:pStyle w:val="TOCHeading"/>
          </w:pPr>
          <w:r w:rsidRPr="00542D9C">
            <w:rPr>
              <w:rFonts w:ascii="Arial" w:hAnsi="Arial" w:cs="Arial"/>
              <w:color w:val="auto"/>
            </w:rPr>
            <w:t>Content</w:t>
          </w:r>
        </w:p>
        <w:p w14:paraId="79CCFF22" w14:textId="1CED05A6" w:rsidR="00C258DB" w:rsidRDefault="00991966">
          <w:pPr>
            <w:pStyle w:val="TOC1"/>
            <w:rPr>
              <w:ins w:id="4" w:author="KARL-MICHAEL HAHN [2]" w:date="2021-09-23T08:40:00Z"/>
              <w:rFonts w:asciiTheme="minorHAnsi" w:eastAsiaTheme="minorEastAsia" w:hAnsiTheme="minorHAnsi" w:cstheme="minorBidi"/>
              <w:noProof/>
              <w:szCs w:val="22"/>
              <w:lang w:val="en-GB" w:eastAsia="en-GB"/>
            </w:rPr>
          </w:pPr>
          <w:r>
            <w:rPr>
              <w:lang w:val="de-DE"/>
            </w:rPr>
            <w:fldChar w:fldCharType="begin"/>
          </w:r>
          <w:r w:rsidR="00542D9C">
            <w:rPr>
              <w:lang w:val="de-DE"/>
            </w:rPr>
            <w:instrText xml:space="preserve"> TOC \o "1-3" \h \z \u </w:instrText>
          </w:r>
          <w:r>
            <w:rPr>
              <w:lang w:val="de-DE"/>
            </w:rPr>
            <w:fldChar w:fldCharType="separate"/>
          </w:r>
          <w:ins w:id="5" w:author="KARL-MICHAEL HAHN [2]" w:date="2021-09-23T08:40:00Z">
            <w:r w:rsidR="00C258DB" w:rsidRPr="001E2737">
              <w:rPr>
                <w:rStyle w:val="Hyperlink"/>
                <w:noProof/>
              </w:rPr>
              <w:fldChar w:fldCharType="begin"/>
            </w:r>
            <w:r w:rsidR="00C258DB" w:rsidRPr="001E2737">
              <w:rPr>
                <w:rStyle w:val="Hyperlink"/>
                <w:noProof/>
              </w:rPr>
              <w:instrText xml:space="preserve"> </w:instrText>
            </w:r>
            <w:r w:rsidR="00C258DB">
              <w:rPr>
                <w:noProof/>
              </w:rPr>
              <w:instrText>HYPERLINK \l "_Toc83278853"</w:instrText>
            </w:r>
            <w:r w:rsidR="00C258DB" w:rsidRPr="001E2737">
              <w:rPr>
                <w:rStyle w:val="Hyperlink"/>
                <w:noProof/>
              </w:rPr>
              <w:instrText xml:space="preserve"> </w:instrText>
            </w:r>
            <w:r w:rsidR="00C258DB" w:rsidRPr="001E2737">
              <w:rPr>
                <w:rStyle w:val="Hyperlink"/>
                <w:noProof/>
              </w:rPr>
              <w:fldChar w:fldCharType="separate"/>
            </w:r>
            <w:r w:rsidR="00C258DB" w:rsidRPr="001E2737">
              <w:rPr>
                <w:rStyle w:val="Hyperlink"/>
                <w:noProof/>
              </w:rPr>
              <w:t>1</w:t>
            </w:r>
            <w:r w:rsidR="00C258DB">
              <w:rPr>
                <w:rFonts w:asciiTheme="minorHAnsi" w:eastAsiaTheme="minorEastAsia" w:hAnsiTheme="minorHAnsi" w:cstheme="minorBidi"/>
                <w:noProof/>
                <w:szCs w:val="22"/>
                <w:lang w:val="en-GB" w:eastAsia="en-GB"/>
              </w:rPr>
              <w:tab/>
            </w:r>
            <w:r w:rsidR="00C258DB" w:rsidRPr="001E2737">
              <w:rPr>
                <w:rStyle w:val="Hyperlink"/>
                <w:noProof/>
              </w:rPr>
              <w:t>Introduction</w:t>
            </w:r>
            <w:r w:rsidR="00C258DB">
              <w:rPr>
                <w:noProof/>
                <w:webHidden/>
              </w:rPr>
              <w:tab/>
            </w:r>
            <w:r w:rsidR="00C258DB">
              <w:rPr>
                <w:noProof/>
                <w:webHidden/>
              </w:rPr>
              <w:fldChar w:fldCharType="begin"/>
            </w:r>
            <w:r w:rsidR="00C258DB">
              <w:rPr>
                <w:noProof/>
                <w:webHidden/>
              </w:rPr>
              <w:instrText xml:space="preserve"> PAGEREF _Toc83278853 \h </w:instrText>
            </w:r>
          </w:ins>
          <w:r w:rsidR="00C258DB">
            <w:rPr>
              <w:noProof/>
              <w:webHidden/>
            </w:rPr>
          </w:r>
          <w:r w:rsidR="00C258DB">
            <w:rPr>
              <w:noProof/>
              <w:webHidden/>
            </w:rPr>
            <w:fldChar w:fldCharType="separate"/>
          </w:r>
          <w:ins w:id="6" w:author="KARL-MICHAEL HAHN [2]" w:date="2021-09-23T08:40:00Z">
            <w:r w:rsidR="00C258DB">
              <w:rPr>
                <w:noProof/>
                <w:webHidden/>
              </w:rPr>
              <w:t>5</w:t>
            </w:r>
            <w:r w:rsidR="00C258DB">
              <w:rPr>
                <w:noProof/>
                <w:webHidden/>
              </w:rPr>
              <w:fldChar w:fldCharType="end"/>
            </w:r>
            <w:r w:rsidR="00C258DB" w:rsidRPr="001E2737">
              <w:rPr>
                <w:rStyle w:val="Hyperlink"/>
                <w:noProof/>
              </w:rPr>
              <w:fldChar w:fldCharType="end"/>
            </w:r>
          </w:ins>
        </w:p>
        <w:p w14:paraId="4864AF1E" w14:textId="206260F8" w:rsidR="00C258DB" w:rsidRDefault="00C258DB">
          <w:pPr>
            <w:pStyle w:val="TOC2"/>
            <w:tabs>
              <w:tab w:val="left" w:pos="1276"/>
              <w:tab w:val="right" w:leader="dot" w:pos="9396"/>
            </w:tabs>
            <w:rPr>
              <w:ins w:id="7" w:author="KARL-MICHAEL HAHN [2]" w:date="2021-09-23T08:40:00Z"/>
              <w:rFonts w:asciiTheme="minorHAnsi" w:eastAsiaTheme="minorEastAsia" w:hAnsiTheme="minorHAnsi" w:cstheme="minorBidi"/>
              <w:noProof/>
              <w:szCs w:val="22"/>
              <w:lang w:val="en-GB" w:eastAsia="en-GB"/>
            </w:rPr>
          </w:pPr>
          <w:ins w:id="8"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"_Toc83278854"</w:instrText>
            </w:r>
            <w:r w:rsidRPr="001E2737">
              <w:rPr>
                <w:rStyle w:val="Hyperlink"/>
                <w:noProof/>
              </w:rPr>
              <w:instrText xml:space="preserve"> </w:instrText>
            </w:r>
            <w:r w:rsidRPr="001E2737">
              <w:rPr>
                <w:rStyle w:val="Hyperlink"/>
                <w:noProof/>
              </w:rPr>
              <w:fldChar w:fldCharType="separate"/>
            </w:r>
            <w:r w:rsidRPr="001E2737">
              <w:rPr>
                <w:rStyle w:val="Hyperlink"/>
                <w:noProof/>
              </w:rPr>
              <w:t>1.1</w:t>
            </w:r>
            <w:r>
              <w:rPr>
                <w:rFonts w:asciiTheme="minorHAnsi" w:eastAsiaTheme="minorEastAsia" w:hAnsiTheme="minorHAnsi" w:cstheme="minorBidi"/>
                <w:noProof/>
                <w:szCs w:val="22"/>
                <w:lang w:val="en-GB" w:eastAsia="en-GB"/>
              </w:rPr>
              <w:tab/>
            </w:r>
            <w:r w:rsidRPr="001E2737">
              <w:rPr>
                <w:rStyle w:val="Hyperlink"/>
                <w:noProof/>
              </w:rPr>
              <w:t>Background and objectives</w:t>
            </w:r>
            <w:r>
              <w:rPr>
                <w:noProof/>
                <w:webHidden/>
              </w:rPr>
              <w:tab/>
            </w:r>
            <w:r>
              <w:rPr>
                <w:noProof/>
                <w:webHidden/>
              </w:rPr>
              <w:fldChar w:fldCharType="begin"/>
            </w:r>
            <w:r>
              <w:rPr>
                <w:noProof/>
                <w:webHidden/>
              </w:rPr>
              <w:instrText xml:space="preserve"> PAGEREF _Toc83278854 \h </w:instrText>
            </w:r>
          </w:ins>
          <w:r>
            <w:rPr>
              <w:noProof/>
              <w:webHidden/>
            </w:rPr>
          </w:r>
          <w:r>
            <w:rPr>
              <w:noProof/>
              <w:webHidden/>
            </w:rPr>
            <w:fldChar w:fldCharType="separate"/>
          </w:r>
          <w:ins w:id="9" w:author="KARL-MICHAEL HAHN [2]" w:date="2021-09-23T08:40:00Z">
            <w:r>
              <w:rPr>
                <w:noProof/>
                <w:webHidden/>
              </w:rPr>
              <w:t>5</w:t>
            </w:r>
            <w:r>
              <w:rPr>
                <w:noProof/>
                <w:webHidden/>
              </w:rPr>
              <w:fldChar w:fldCharType="end"/>
            </w:r>
            <w:r w:rsidRPr="001E2737">
              <w:rPr>
                <w:rStyle w:val="Hyperlink"/>
                <w:noProof/>
              </w:rPr>
              <w:fldChar w:fldCharType="end"/>
            </w:r>
          </w:ins>
        </w:p>
        <w:p w14:paraId="599EDDCD" w14:textId="45AFEF0A" w:rsidR="00C258DB" w:rsidRDefault="00C258DB">
          <w:pPr>
            <w:pStyle w:val="TOC2"/>
            <w:tabs>
              <w:tab w:val="left" w:pos="1276"/>
              <w:tab w:val="right" w:leader="dot" w:pos="9396"/>
            </w:tabs>
            <w:rPr>
              <w:ins w:id="10" w:author="KARL-MICHAEL HAHN [2]" w:date="2021-09-23T08:40:00Z"/>
              <w:rFonts w:asciiTheme="minorHAnsi" w:eastAsiaTheme="minorEastAsia" w:hAnsiTheme="minorHAnsi" w:cstheme="minorBidi"/>
              <w:noProof/>
              <w:szCs w:val="22"/>
              <w:lang w:val="en-GB" w:eastAsia="en-GB"/>
            </w:rPr>
          </w:pPr>
          <w:ins w:id="11"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"_Toc83278855"</w:instrText>
            </w:r>
            <w:r w:rsidRPr="001E2737">
              <w:rPr>
                <w:rStyle w:val="Hyperlink"/>
                <w:noProof/>
              </w:rPr>
              <w:instrText xml:space="preserve"> </w:instrText>
            </w:r>
            <w:r w:rsidRPr="001E2737">
              <w:rPr>
                <w:rStyle w:val="Hyperlink"/>
                <w:noProof/>
              </w:rPr>
              <w:fldChar w:fldCharType="separate"/>
            </w:r>
            <w:r w:rsidRPr="001E2737">
              <w:rPr>
                <w:rStyle w:val="Hyperlink"/>
                <w:noProof/>
              </w:rPr>
              <w:t>1.2</w:t>
            </w:r>
            <w:r>
              <w:rPr>
                <w:rFonts w:asciiTheme="minorHAnsi" w:eastAsiaTheme="minorEastAsia" w:hAnsiTheme="minorHAnsi" w:cstheme="minorBidi"/>
                <w:noProof/>
                <w:szCs w:val="22"/>
                <w:lang w:val="en-GB" w:eastAsia="en-GB"/>
              </w:rPr>
              <w:tab/>
            </w:r>
            <w:r w:rsidRPr="001E2737">
              <w:rPr>
                <w:rStyle w:val="Hyperlink"/>
                <w:noProof/>
              </w:rPr>
              <w:t>Structure of the VDA recommendation</w:t>
            </w:r>
            <w:r>
              <w:rPr>
                <w:noProof/>
                <w:webHidden/>
              </w:rPr>
              <w:tab/>
            </w:r>
            <w:r>
              <w:rPr>
                <w:noProof/>
                <w:webHidden/>
              </w:rPr>
              <w:fldChar w:fldCharType="begin"/>
            </w:r>
            <w:r>
              <w:rPr>
                <w:noProof/>
                <w:webHidden/>
              </w:rPr>
              <w:instrText xml:space="preserve"> PAGEREF _Toc83278855 \h </w:instrText>
            </w:r>
          </w:ins>
          <w:r>
            <w:rPr>
              <w:noProof/>
              <w:webHidden/>
            </w:rPr>
          </w:r>
          <w:r>
            <w:rPr>
              <w:noProof/>
              <w:webHidden/>
            </w:rPr>
            <w:fldChar w:fldCharType="separate"/>
          </w:r>
          <w:ins w:id="12" w:author="KARL-MICHAEL HAHN [2]" w:date="2021-09-23T08:40:00Z">
            <w:r>
              <w:rPr>
                <w:noProof/>
                <w:webHidden/>
              </w:rPr>
              <w:t>5</w:t>
            </w:r>
            <w:r>
              <w:rPr>
                <w:noProof/>
                <w:webHidden/>
              </w:rPr>
              <w:fldChar w:fldCharType="end"/>
            </w:r>
            <w:r w:rsidRPr="001E2737">
              <w:rPr>
                <w:rStyle w:val="Hyperlink"/>
                <w:noProof/>
              </w:rPr>
              <w:fldChar w:fldCharType="end"/>
            </w:r>
          </w:ins>
        </w:p>
        <w:p w14:paraId="3EAFDB63" w14:textId="39EBFB09" w:rsidR="00C258DB" w:rsidRDefault="00C258DB">
          <w:pPr>
            <w:pStyle w:val="TOC2"/>
            <w:tabs>
              <w:tab w:val="left" w:pos="1276"/>
              <w:tab w:val="right" w:leader="dot" w:pos="9396"/>
            </w:tabs>
            <w:rPr>
              <w:ins w:id="13" w:author="KARL-MICHAEL HAHN [2]" w:date="2021-09-23T08:40:00Z"/>
              <w:rFonts w:asciiTheme="minorHAnsi" w:eastAsiaTheme="minorEastAsia" w:hAnsiTheme="minorHAnsi" w:cstheme="minorBidi"/>
              <w:noProof/>
              <w:szCs w:val="22"/>
              <w:lang w:val="en-GB" w:eastAsia="en-GB"/>
            </w:rPr>
          </w:pPr>
          <w:ins w:id="14"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"_Toc83278856"</w:instrText>
            </w:r>
            <w:r w:rsidRPr="001E2737">
              <w:rPr>
                <w:rStyle w:val="Hyperlink"/>
                <w:noProof/>
              </w:rPr>
              <w:instrText xml:space="preserve"> </w:instrText>
            </w:r>
            <w:r w:rsidRPr="001E2737">
              <w:rPr>
                <w:rStyle w:val="Hyperlink"/>
                <w:noProof/>
              </w:rPr>
              <w:fldChar w:fldCharType="separate"/>
            </w:r>
            <w:r w:rsidRPr="001E2737">
              <w:rPr>
                <w:rStyle w:val="Hyperlink"/>
                <w:noProof/>
              </w:rPr>
              <w:t>1.3</w:t>
            </w:r>
            <w:r>
              <w:rPr>
                <w:rFonts w:asciiTheme="minorHAnsi" w:eastAsiaTheme="minorEastAsia" w:hAnsiTheme="minorHAnsi" w:cstheme="minorBidi"/>
                <w:noProof/>
                <w:szCs w:val="22"/>
                <w:lang w:val="en-GB" w:eastAsia="en-GB"/>
              </w:rPr>
              <w:tab/>
            </w:r>
            <w:r w:rsidRPr="001E2737">
              <w:rPr>
                <w:rStyle w:val="Hyperlink"/>
                <w:noProof/>
              </w:rPr>
              <w:t>Formatting conventions</w:t>
            </w:r>
            <w:r>
              <w:rPr>
                <w:noProof/>
                <w:webHidden/>
              </w:rPr>
              <w:tab/>
            </w:r>
            <w:r>
              <w:rPr>
                <w:noProof/>
                <w:webHidden/>
              </w:rPr>
              <w:fldChar w:fldCharType="begin"/>
            </w:r>
            <w:r>
              <w:rPr>
                <w:noProof/>
                <w:webHidden/>
              </w:rPr>
              <w:instrText xml:space="preserve"> PAGEREF _Toc83278856 \h </w:instrText>
            </w:r>
          </w:ins>
          <w:r>
            <w:rPr>
              <w:noProof/>
              <w:webHidden/>
            </w:rPr>
          </w:r>
          <w:r>
            <w:rPr>
              <w:noProof/>
              <w:webHidden/>
            </w:rPr>
            <w:fldChar w:fldCharType="separate"/>
          </w:r>
          <w:ins w:id="15" w:author="KARL-MICHAEL HAHN [2]" w:date="2021-09-23T08:40:00Z">
            <w:r>
              <w:rPr>
                <w:noProof/>
                <w:webHidden/>
              </w:rPr>
              <w:t>5</w:t>
            </w:r>
            <w:r>
              <w:rPr>
                <w:noProof/>
                <w:webHidden/>
              </w:rPr>
              <w:fldChar w:fldCharType="end"/>
            </w:r>
            <w:r w:rsidRPr="001E2737">
              <w:rPr>
                <w:rStyle w:val="Hyperlink"/>
                <w:noProof/>
              </w:rPr>
              <w:fldChar w:fldCharType="end"/>
            </w:r>
          </w:ins>
        </w:p>
        <w:p w14:paraId="7B803D9A" w14:textId="537038A5" w:rsidR="00C258DB" w:rsidRDefault="00C258DB">
          <w:pPr>
            <w:pStyle w:val="TOC1"/>
            <w:rPr>
              <w:ins w:id="16" w:author="KARL-MICHAEL HAHN [2]" w:date="2021-09-23T08:40:00Z"/>
              <w:rFonts w:asciiTheme="minorHAnsi" w:eastAsiaTheme="minorEastAsia" w:hAnsiTheme="minorHAnsi" w:cstheme="minorBidi"/>
              <w:noProof/>
              <w:szCs w:val="22"/>
              <w:lang w:val="en-GB" w:eastAsia="en-GB"/>
            </w:rPr>
          </w:pPr>
          <w:ins w:id="17"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"_Toc83278857"</w:instrText>
            </w:r>
            <w:r w:rsidRPr="001E2737">
              <w:rPr>
                <w:rStyle w:val="Hyperlink"/>
                <w:noProof/>
              </w:rPr>
              <w:instrText xml:space="preserve"> </w:instrText>
            </w:r>
            <w:r w:rsidRPr="001E2737">
              <w:rPr>
                <w:rStyle w:val="Hyperlink"/>
                <w:noProof/>
              </w:rPr>
              <w:fldChar w:fldCharType="separate"/>
            </w:r>
            <w:r w:rsidRPr="001E2737">
              <w:rPr>
                <w:rStyle w:val="Hyperlink"/>
                <w:noProof/>
              </w:rPr>
              <w:t>2</w:t>
            </w:r>
            <w:r>
              <w:rPr>
                <w:rFonts w:asciiTheme="minorHAnsi" w:eastAsiaTheme="minorEastAsia" w:hAnsiTheme="minorHAnsi" w:cstheme="minorBidi"/>
                <w:noProof/>
                <w:szCs w:val="22"/>
                <w:lang w:val="en-GB" w:eastAsia="en-GB"/>
              </w:rPr>
              <w:tab/>
            </w:r>
            <w:r w:rsidRPr="001E2737">
              <w:rPr>
                <w:rStyle w:val="Hyperlink"/>
                <w:noProof/>
              </w:rPr>
              <w:t>Definitions</w:t>
            </w:r>
            <w:r>
              <w:rPr>
                <w:noProof/>
                <w:webHidden/>
              </w:rPr>
              <w:tab/>
            </w:r>
            <w:r>
              <w:rPr>
                <w:noProof/>
                <w:webHidden/>
              </w:rPr>
              <w:fldChar w:fldCharType="begin"/>
            </w:r>
            <w:r>
              <w:rPr>
                <w:noProof/>
                <w:webHidden/>
              </w:rPr>
              <w:instrText xml:space="preserve"> PAGEREF _Toc83278857 \h </w:instrText>
            </w:r>
          </w:ins>
          <w:r>
            <w:rPr>
              <w:noProof/>
              <w:webHidden/>
            </w:rPr>
          </w:r>
          <w:r>
            <w:rPr>
              <w:noProof/>
              <w:webHidden/>
            </w:rPr>
            <w:fldChar w:fldCharType="separate"/>
          </w:r>
          <w:ins w:id="18" w:author="KARL-MICHAEL HAHN [2]" w:date="2021-09-23T08:40:00Z">
            <w:r>
              <w:rPr>
                <w:noProof/>
                <w:webHidden/>
              </w:rPr>
              <w:t>6</w:t>
            </w:r>
            <w:r>
              <w:rPr>
                <w:noProof/>
                <w:webHidden/>
              </w:rPr>
              <w:fldChar w:fldCharType="end"/>
            </w:r>
            <w:r w:rsidRPr="001E2737">
              <w:rPr>
                <w:rStyle w:val="Hyperlink"/>
                <w:noProof/>
              </w:rPr>
              <w:fldChar w:fldCharType="end"/>
            </w:r>
          </w:ins>
        </w:p>
        <w:p w14:paraId="01C83895" w14:textId="1277C798" w:rsidR="00C258DB" w:rsidRDefault="00C258DB">
          <w:pPr>
            <w:pStyle w:val="TOC2"/>
            <w:tabs>
              <w:tab w:val="left" w:pos="1276"/>
              <w:tab w:val="right" w:leader="dot" w:pos="9396"/>
            </w:tabs>
            <w:rPr>
              <w:ins w:id="19" w:author="KARL-MICHAEL HAHN [2]" w:date="2021-09-23T08:40:00Z"/>
              <w:rFonts w:asciiTheme="minorHAnsi" w:eastAsiaTheme="minorEastAsia" w:hAnsiTheme="minorHAnsi" w:cstheme="minorBidi"/>
              <w:noProof/>
              <w:szCs w:val="22"/>
              <w:lang w:val="en-GB" w:eastAsia="en-GB"/>
            </w:rPr>
          </w:pPr>
          <w:ins w:id="20"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"_Toc83278858"</w:instrText>
            </w:r>
            <w:r w:rsidRPr="001E2737">
              <w:rPr>
                <w:rStyle w:val="Hyperlink"/>
                <w:noProof/>
              </w:rPr>
              <w:instrText xml:space="preserve"> </w:instrText>
            </w:r>
            <w:r w:rsidRPr="001E2737">
              <w:rPr>
                <w:rStyle w:val="Hyperlink"/>
                <w:noProof/>
              </w:rPr>
              <w:fldChar w:fldCharType="separate"/>
            </w:r>
            <w:r w:rsidRPr="001E2737">
              <w:rPr>
                <w:rStyle w:val="Hyperlink"/>
                <w:noProof/>
              </w:rPr>
              <w:t>2.1</w:t>
            </w:r>
            <w:r>
              <w:rPr>
                <w:rFonts w:asciiTheme="minorHAnsi" w:eastAsiaTheme="minorEastAsia" w:hAnsiTheme="minorHAnsi" w:cstheme="minorBidi"/>
                <w:noProof/>
                <w:szCs w:val="22"/>
                <w:lang w:val="en-GB" w:eastAsia="en-GB"/>
              </w:rPr>
              <w:tab/>
            </w:r>
            <w:r w:rsidRPr="001E2737">
              <w:rPr>
                <w:rStyle w:val="Hyperlink"/>
                <w:noProof/>
              </w:rPr>
              <w:t>Coordinate systems</w:t>
            </w:r>
            <w:r>
              <w:rPr>
                <w:noProof/>
                <w:webHidden/>
              </w:rPr>
              <w:tab/>
            </w:r>
            <w:r>
              <w:rPr>
                <w:noProof/>
                <w:webHidden/>
              </w:rPr>
              <w:fldChar w:fldCharType="begin"/>
            </w:r>
            <w:r>
              <w:rPr>
                <w:noProof/>
                <w:webHidden/>
              </w:rPr>
              <w:instrText xml:space="preserve"> PAGEREF _Toc83278858 \h </w:instrText>
            </w:r>
          </w:ins>
          <w:r>
            <w:rPr>
              <w:noProof/>
              <w:webHidden/>
            </w:rPr>
          </w:r>
          <w:r>
            <w:rPr>
              <w:noProof/>
              <w:webHidden/>
            </w:rPr>
            <w:fldChar w:fldCharType="separate"/>
          </w:r>
          <w:ins w:id="21" w:author="KARL-MICHAEL HAHN [2]" w:date="2021-09-23T08:40:00Z">
            <w:r>
              <w:rPr>
                <w:noProof/>
                <w:webHidden/>
              </w:rPr>
              <w:t>6</w:t>
            </w:r>
            <w:r>
              <w:rPr>
                <w:noProof/>
                <w:webHidden/>
              </w:rPr>
              <w:fldChar w:fldCharType="end"/>
            </w:r>
            <w:r w:rsidRPr="001E2737">
              <w:rPr>
                <w:rStyle w:val="Hyperlink"/>
                <w:noProof/>
              </w:rPr>
              <w:fldChar w:fldCharType="end"/>
            </w:r>
          </w:ins>
        </w:p>
        <w:p w14:paraId="792F5483" w14:textId="300F6BB2" w:rsidR="00C258DB" w:rsidRDefault="00C258DB">
          <w:pPr>
            <w:pStyle w:val="TOC2"/>
            <w:tabs>
              <w:tab w:val="left" w:pos="1276"/>
              <w:tab w:val="right" w:leader="dot" w:pos="9396"/>
            </w:tabs>
            <w:rPr>
              <w:ins w:id="22" w:author="KARL-MICHAEL HAHN [2]" w:date="2021-09-23T08:40:00Z"/>
              <w:rFonts w:asciiTheme="minorHAnsi" w:eastAsiaTheme="minorEastAsia" w:hAnsiTheme="minorHAnsi" w:cstheme="minorBidi"/>
              <w:noProof/>
              <w:szCs w:val="22"/>
              <w:lang w:val="en-GB" w:eastAsia="en-GB"/>
            </w:rPr>
          </w:pPr>
          <w:ins w:id="23"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"_Toc83278859"</w:instrText>
            </w:r>
            <w:r w:rsidRPr="001E2737">
              <w:rPr>
                <w:rStyle w:val="Hyperlink"/>
                <w:noProof/>
              </w:rPr>
              <w:instrText xml:space="preserve"> </w:instrText>
            </w:r>
            <w:r w:rsidRPr="001E2737">
              <w:rPr>
                <w:rStyle w:val="Hyperlink"/>
                <w:noProof/>
              </w:rPr>
              <w:fldChar w:fldCharType="separate"/>
            </w:r>
            <w:r w:rsidRPr="001E2737">
              <w:rPr>
                <w:rStyle w:val="Hyperlink"/>
                <w:noProof/>
              </w:rPr>
              <w:t>2.2</w:t>
            </w:r>
            <w:r>
              <w:rPr>
                <w:rFonts w:asciiTheme="minorHAnsi" w:eastAsiaTheme="minorEastAsia" w:hAnsiTheme="minorHAnsi" w:cstheme="minorBidi"/>
                <w:noProof/>
                <w:szCs w:val="22"/>
                <w:lang w:val="en-GB" w:eastAsia="en-GB"/>
              </w:rPr>
              <w:tab/>
            </w:r>
            <w:r w:rsidRPr="001E2737">
              <w:rPr>
                <w:rStyle w:val="Hyperlink"/>
                <w:noProof/>
              </w:rPr>
              <w:t>Conventions for operational signs</w:t>
            </w:r>
            <w:r>
              <w:rPr>
                <w:noProof/>
                <w:webHidden/>
              </w:rPr>
              <w:tab/>
            </w:r>
            <w:r>
              <w:rPr>
                <w:noProof/>
                <w:webHidden/>
              </w:rPr>
              <w:fldChar w:fldCharType="begin"/>
            </w:r>
            <w:r>
              <w:rPr>
                <w:noProof/>
                <w:webHidden/>
              </w:rPr>
              <w:instrText xml:space="preserve"> PAGEREF _Toc83278859 \h </w:instrText>
            </w:r>
          </w:ins>
          <w:r>
            <w:rPr>
              <w:noProof/>
              <w:webHidden/>
            </w:rPr>
          </w:r>
          <w:r>
            <w:rPr>
              <w:noProof/>
              <w:webHidden/>
            </w:rPr>
            <w:fldChar w:fldCharType="separate"/>
          </w:r>
          <w:ins w:id="24" w:author="KARL-MICHAEL HAHN [2]" w:date="2021-09-23T08:40:00Z">
            <w:r>
              <w:rPr>
                <w:noProof/>
                <w:webHidden/>
              </w:rPr>
              <w:t>6</w:t>
            </w:r>
            <w:r>
              <w:rPr>
                <w:noProof/>
                <w:webHidden/>
              </w:rPr>
              <w:fldChar w:fldCharType="end"/>
            </w:r>
            <w:r w:rsidRPr="001E2737">
              <w:rPr>
                <w:rStyle w:val="Hyperlink"/>
                <w:noProof/>
              </w:rPr>
              <w:fldChar w:fldCharType="end"/>
            </w:r>
          </w:ins>
        </w:p>
        <w:p w14:paraId="27CA2220" w14:textId="5ADB743F" w:rsidR="00C258DB" w:rsidRDefault="00C258DB">
          <w:pPr>
            <w:pStyle w:val="TOC1"/>
            <w:rPr>
              <w:ins w:id="25" w:author="KARL-MICHAEL HAHN [2]" w:date="2021-09-23T08:40:00Z"/>
              <w:rFonts w:asciiTheme="minorHAnsi" w:eastAsiaTheme="minorEastAsia" w:hAnsiTheme="minorHAnsi" w:cstheme="minorBidi"/>
              <w:noProof/>
              <w:szCs w:val="22"/>
              <w:lang w:val="en-GB" w:eastAsia="en-GB"/>
            </w:rPr>
          </w:pPr>
          <w:ins w:id="26"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"_Toc83278860"</w:instrText>
            </w:r>
            <w:r w:rsidRPr="001E2737">
              <w:rPr>
                <w:rStyle w:val="Hyperlink"/>
                <w:noProof/>
              </w:rPr>
              <w:instrText xml:space="preserve"> </w:instrText>
            </w:r>
            <w:r w:rsidRPr="001E2737">
              <w:rPr>
                <w:rStyle w:val="Hyperlink"/>
                <w:noProof/>
              </w:rPr>
              <w:fldChar w:fldCharType="separate"/>
            </w:r>
            <w:r w:rsidRPr="001E2737">
              <w:rPr>
                <w:rStyle w:val="Hyperlink"/>
                <w:noProof/>
              </w:rPr>
              <w:t>3</w:t>
            </w:r>
            <w:r>
              <w:rPr>
                <w:rFonts w:asciiTheme="minorHAnsi" w:eastAsiaTheme="minorEastAsia" w:hAnsiTheme="minorHAnsi" w:cstheme="minorBidi"/>
                <w:noProof/>
                <w:szCs w:val="22"/>
                <w:lang w:val="en-GB" w:eastAsia="en-GB"/>
              </w:rPr>
              <w:tab/>
            </w:r>
            <w:r w:rsidRPr="001E2737">
              <w:rPr>
                <w:rStyle w:val="Hyperlink"/>
                <w:noProof/>
              </w:rPr>
              <w:t>Part Specific Information {AddInfoPartSpec}</w:t>
            </w:r>
            <w:r>
              <w:rPr>
                <w:noProof/>
                <w:webHidden/>
              </w:rPr>
              <w:tab/>
            </w:r>
            <w:r>
              <w:rPr>
                <w:noProof/>
                <w:webHidden/>
              </w:rPr>
              <w:fldChar w:fldCharType="begin"/>
            </w:r>
            <w:r>
              <w:rPr>
                <w:noProof/>
                <w:webHidden/>
              </w:rPr>
              <w:instrText xml:space="preserve"> PAGEREF _Toc83278860 \h </w:instrText>
            </w:r>
          </w:ins>
          <w:r>
            <w:rPr>
              <w:noProof/>
              <w:webHidden/>
            </w:rPr>
          </w:r>
          <w:r>
            <w:rPr>
              <w:noProof/>
              <w:webHidden/>
            </w:rPr>
            <w:fldChar w:fldCharType="separate"/>
          </w:r>
          <w:ins w:id="27" w:author="KARL-MICHAEL HAHN [2]" w:date="2021-09-23T08:40:00Z">
            <w:r>
              <w:rPr>
                <w:noProof/>
                <w:webHidden/>
              </w:rPr>
              <w:t>6</w:t>
            </w:r>
            <w:r>
              <w:rPr>
                <w:noProof/>
                <w:webHidden/>
              </w:rPr>
              <w:fldChar w:fldCharType="end"/>
            </w:r>
            <w:r w:rsidRPr="001E2737">
              <w:rPr>
                <w:rStyle w:val="Hyperlink"/>
                <w:noProof/>
              </w:rPr>
              <w:fldChar w:fldCharType="end"/>
            </w:r>
          </w:ins>
        </w:p>
        <w:p w14:paraId="108BEBD6" w14:textId="7120E7C7" w:rsidR="00C258DB" w:rsidRDefault="00C258DB">
          <w:pPr>
            <w:pStyle w:val="TOC1"/>
            <w:rPr>
              <w:ins w:id="28" w:author="KARL-MICHAEL HAHN [2]" w:date="2021-09-23T08:40:00Z"/>
              <w:rFonts w:asciiTheme="minorHAnsi" w:eastAsiaTheme="minorEastAsia" w:hAnsiTheme="minorHAnsi" w:cstheme="minorBidi"/>
              <w:noProof/>
              <w:szCs w:val="22"/>
              <w:lang w:val="en-GB" w:eastAsia="en-GB"/>
            </w:rPr>
          </w:pPr>
          <w:ins w:id="29"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"_Toc83278861"</w:instrText>
            </w:r>
            <w:r w:rsidRPr="001E2737">
              <w:rPr>
                <w:rStyle w:val="Hyperlink"/>
                <w:noProof/>
              </w:rPr>
              <w:instrText xml:space="preserve"> </w:instrText>
            </w:r>
            <w:r w:rsidRPr="001E2737">
              <w:rPr>
                <w:rStyle w:val="Hyperlink"/>
                <w:noProof/>
              </w:rPr>
              <w:fldChar w:fldCharType="separate"/>
            </w:r>
            <w:r w:rsidRPr="001E2737">
              <w:rPr>
                <w:rStyle w:val="Hyperlink"/>
                <w:noProof/>
              </w:rPr>
              <w:t>4</w:t>
            </w:r>
            <w:r>
              <w:rPr>
                <w:rFonts w:asciiTheme="minorHAnsi" w:eastAsiaTheme="minorEastAsia" w:hAnsiTheme="minorHAnsi" w:cstheme="minorBidi"/>
                <w:noProof/>
                <w:szCs w:val="22"/>
                <w:lang w:val="en-GB" w:eastAsia="en-GB"/>
              </w:rPr>
              <w:tab/>
            </w:r>
            <w:r w:rsidRPr="001E2737">
              <w:rPr>
                <w:rStyle w:val="Hyperlink"/>
                <w:noProof/>
              </w:rPr>
              <w:t>Test Equipment Setup {Test Equipment}</w:t>
            </w:r>
            <w:r>
              <w:rPr>
                <w:noProof/>
                <w:webHidden/>
              </w:rPr>
              <w:tab/>
            </w:r>
            <w:r>
              <w:rPr>
                <w:noProof/>
                <w:webHidden/>
              </w:rPr>
              <w:fldChar w:fldCharType="begin"/>
            </w:r>
            <w:r>
              <w:rPr>
                <w:noProof/>
                <w:webHidden/>
              </w:rPr>
              <w:instrText xml:space="preserve"> PAGEREF _Toc83278861 \h </w:instrText>
            </w:r>
          </w:ins>
          <w:r>
            <w:rPr>
              <w:noProof/>
              <w:webHidden/>
            </w:rPr>
          </w:r>
          <w:r>
            <w:rPr>
              <w:noProof/>
              <w:webHidden/>
            </w:rPr>
            <w:fldChar w:fldCharType="separate"/>
          </w:r>
          <w:ins w:id="30" w:author="KARL-MICHAEL HAHN [2]" w:date="2021-09-23T08:40:00Z">
            <w:r>
              <w:rPr>
                <w:noProof/>
                <w:webHidden/>
              </w:rPr>
              <w:t>7</w:t>
            </w:r>
            <w:r>
              <w:rPr>
                <w:noProof/>
                <w:webHidden/>
              </w:rPr>
              <w:fldChar w:fldCharType="end"/>
            </w:r>
            <w:r w:rsidRPr="001E2737">
              <w:rPr>
                <w:rStyle w:val="Hyperlink"/>
                <w:noProof/>
              </w:rPr>
              <w:fldChar w:fldCharType="end"/>
            </w:r>
          </w:ins>
        </w:p>
        <w:p w14:paraId="62E32BC9" w14:textId="02A005BB" w:rsidR="00C258DB" w:rsidRDefault="00C258DB">
          <w:pPr>
            <w:pStyle w:val="TOC1"/>
            <w:rPr>
              <w:ins w:id="31" w:author="KARL-MICHAEL HAHN [2]" w:date="2021-09-23T08:40:00Z"/>
              <w:rFonts w:asciiTheme="minorHAnsi" w:eastAsiaTheme="minorEastAsia" w:hAnsiTheme="minorHAnsi" w:cstheme="minorBidi"/>
              <w:noProof/>
              <w:szCs w:val="22"/>
              <w:lang w:val="en-GB" w:eastAsia="en-GB"/>
            </w:rPr>
          </w:pPr>
          <w:ins w:id="32"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"_Toc83278862"</w:instrText>
            </w:r>
            <w:r w:rsidRPr="001E2737">
              <w:rPr>
                <w:rStyle w:val="Hyperlink"/>
                <w:noProof/>
              </w:rPr>
              <w:instrText xml:space="preserve"> </w:instrText>
            </w:r>
            <w:r w:rsidRPr="001E2737">
              <w:rPr>
                <w:rStyle w:val="Hyperlink"/>
                <w:noProof/>
              </w:rPr>
              <w:fldChar w:fldCharType="separate"/>
            </w:r>
            <w:r w:rsidRPr="001E2737">
              <w:rPr>
                <w:rStyle w:val="Hyperlink"/>
                <w:noProof/>
              </w:rPr>
              <w:t>5</w:t>
            </w:r>
            <w:r>
              <w:rPr>
                <w:rFonts w:asciiTheme="minorHAnsi" w:eastAsiaTheme="minorEastAsia" w:hAnsiTheme="minorHAnsi" w:cstheme="minorBidi"/>
                <w:noProof/>
                <w:szCs w:val="22"/>
                <w:lang w:val="en-GB" w:eastAsia="en-GB"/>
              </w:rPr>
              <w:tab/>
            </w:r>
            <w:r w:rsidRPr="001E2737">
              <w:rPr>
                <w:rStyle w:val="Hyperlink"/>
                <w:noProof/>
              </w:rPr>
              <w:t>Test Equipment Parameters (part-specific) {Test Sequence}</w:t>
            </w:r>
            <w:r>
              <w:rPr>
                <w:noProof/>
                <w:webHidden/>
              </w:rPr>
              <w:tab/>
            </w:r>
            <w:r>
              <w:rPr>
                <w:noProof/>
                <w:webHidden/>
              </w:rPr>
              <w:fldChar w:fldCharType="begin"/>
            </w:r>
            <w:r>
              <w:rPr>
                <w:noProof/>
                <w:webHidden/>
              </w:rPr>
              <w:instrText xml:space="preserve"> PAGEREF _Toc83278862 \h </w:instrText>
            </w:r>
          </w:ins>
          <w:r>
            <w:rPr>
              <w:noProof/>
              <w:webHidden/>
            </w:rPr>
          </w:r>
          <w:r>
            <w:rPr>
              <w:noProof/>
              <w:webHidden/>
            </w:rPr>
            <w:fldChar w:fldCharType="separate"/>
          </w:r>
          <w:ins w:id="33" w:author="KARL-MICHAEL HAHN [2]" w:date="2021-09-23T08:40:00Z">
            <w:r>
              <w:rPr>
                <w:noProof/>
                <w:webHidden/>
              </w:rPr>
              <w:t>8</w:t>
            </w:r>
            <w:r>
              <w:rPr>
                <w:noProof/>
                <w:webHidden/>
              </w:rPr>
              <w:fldChar w:fldCharType="end"/>
            </w:r>
            <w:r w:rsidRPr="001E2737">
              <w:rPr>
                <w:rStyle w:val="Hyperlink"/>
                <w:noProof/>
              </w:rPr>
              <w:fldChar w:fldCharType="end"/>
            </w:r>
          </w:ins>
        </w:p>
        <w:p w14:paraId="40139CF4" w14:textId="4A578528" w:rsidR="00C258DB" w:rsidRDefault="00C258DB">
          <w:pPr>
            <w:pStyle w:val="TOC2"/>
            <w:tabs>
              <w:tab w:val="left" w:pos="1276"/>
              <w:tab w:val="right" w:leader="dot" w:pos="9396"/>
            </w:tabs>
            <w:rPr>
              <w:ins w:id="34" w:author="KARL-MICHAEL HAHN [2]" w:date="2021-09-23T08:40:00Z"/>
              <w:rFonts w:asciiTheme="minorHAnsi" w:eastAsiaTheme="minorEastAsia" w:hAnsiTheme="minorHAnsi" w:cstheme="minorBidi"/>
              <w:noProof/>
              <w:szCs w:val="22"/>
              <w:lang w:val="en-GB" w:eastAsia="en-GB"/>
            </w:rPr>
          </w:pPr>
          <w:ins w:id="35"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"_Toc83278863"</w:instrText>
            </w:r>
            <w:r w:rsidRPr="001E2737">
              <w:rPr>
                <w:rStyle w:val="Hyperlink"/>
                <w:noProof/>
              </w:rPr>
              <w:instrText xml:space="preserve"> </w:instrText>
            </w:r>
            <w:r w:rsidRPr="001E2737">
              <w:rPr>
                <w:rStyle w:val="Hyperlink"/>
                <w:noProof/>
              </w:rPr>
              <w:fldChar w:fldCharType="separate"/>
            </w:r>
            <w:r w:rsidRPr="001E2737">
              <w:rPr>
                <w:rStyle w:val="Hyperlink"/>
                <w:noProof/>
              </w:rPr>
              <w:t>5.1</w:t>
            </w:r>
            <w:r>
              <w:rPr>
                <w:rFonts w:asciiTheme="minorHAnsi" w:eastAsiaTheme="minorEastAsia" w:hAnsiTheme="minorHAnsi" w:cstheme="minorBidi"/>
                <w:noProof/>
                <w:szCs w:val="22"/>
                <w:lang w:val="en-GB" w:eastAsia="en-GB"/>
              </w:rPr>
              <w:tab/>
            </w:r>
            <w:r w:rsidRPr="001E2737">
              <w:rPr>
                <w:rStyle w:val="Hyperlink"/>
                <w:noProof/>
              </w:rPr>
              <w:t>General</w:t>
            </w:r>
            <w:r>
              <w:rPr>
                <w:noProof/>
                <w:webHidden/>
              </w:rPr>
              <w:tab/>
            </w:r>
            <w:r>
              <w:rPr>
                <w:noProof/>
                <w:webHidden/>
              </w:rPr>
              <w:fldChar w:fldCharType="begin"/>
            </w:r>
            <w:r>
              <w:rPr>
                <w:noProof/>
                <w:webHidden/>
              </w:rPr>
              <w:instrText xml:space="preserve"> PAGEREF _Toc83278863 \h </w:instrText>
            </w:r>
          </w:ins>
          <w:r>
            <w:rPr>
              <w:noProof/>
              <w:webHidden/>
            </w:rPr>
          </w:r>
          <w:r>
            <w:rPr>
              <w:noProof/>
              <w:webHidden/>
            </w:rPr>
            <w:fldChar w:fldCharType="separate"/>
          </w:r>
          <w:ins w:id="36" w:author="KARL-MICHAEL HAHN [2]" w:date="2021-09-23T08:40:00Z">
            <w:r>
              <w:rPr>
                <w:noProof/>
                <w:webHidden/>
              </w:rPr>
              <w:t>8</w:t>
            </w:r>
            <w:r>
              <w:rPr>
                <w:noProof/>
                <w:webHidden/>
              </w:rPr>
              <w:fldChar w:fldCharType="end"/>
            </w:r>
            <w:r w:rsidRPr="001E2737">
              <w:rPr>
                <w:rStyle w:val="Hyperlink"/>
                <w:noProof/>
              </w:rPr>
              <w:fldChar w:fldCharType="end"/>
            </w:r>
          </w:ins>
        </w:p>
        <w:p w14:paraId="4B791BCD" w14:textId="2E3F624F" w:rsidR="00C258DB" w:rsidRDefault="00C258DB">
          <w:pPr>
            <w:pStyle w:val="TOC3"/>
            <w:rPr>
              <w:ins w:id="37" w:author="KARL-MICHAEL HAHN [2]" w:date="2021-09-23T08:40:00Z"/>
              <w:rFonts w:asciiTheme="minorHAnsi" w:eastAsiaTheme="minorEastAsia" w:hAnsiTheme="minorHAnsi" w:cstheme="minorBidi"/>
              <w:noProof/>
              <w:szCs w:val="22"/>
              <w:lang w:val="en-GB" w:eastAsia="en-GB"/>
            </w:rPr>
          </w:pPr>
          <w:ins w:id="38"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"_Toc83278864"</w:instrText>
            </w:r>
            <w:r w:rsidRPr="001E2737">
              <w:rPr>
                <w:rStyle w:val="Hyperlink"/>
                <w:noProof/>
              </w:rPr>
              <w:instrText xml:space="preserve"> </w:instrText>
            </w:r>
            <w:r w:rsidRPr="001E2737">
              <w:rPr>
                <w:rStyle w:val="Hyperlink"/>
                <w:noProof/>
              </w:rPr>
              <w:fldChar w:fldCharType="separate"/>
            </w:r>
            <w:r w:rsidRPr="001E2737">
              <w:rPr>
                <w:rStyle w:val="Hyperlink"/>
                <w:noProof/>
              </w:rPr>
              <w:t>5.1.1</w:t>
            </w:r>
            <w:r>
              <w:rPr>
                <w:rFonts w:asciiTheme="minorHAnsi" w:eastAsiaTheme="minorEastAsia" w:hAnsiTheme="minorHAnsi" w:cstheme="minorBidi"/>
                <w:noProof/>
                <w:szCs w:val="22"/>
                <w:lang w:val="en-GB" w:eastAsia="en-GB"/>
              </w:rPr>
              <w:tab/>
            </w:r>
            <w:r w:rsidRPr="001E2737">
              <w:rPr>
                <w:rStyle w:val="Hyperlink"/>
                <w:noProof/>
              </w:rPr>
              <w:t>Classification</w:t>
            </w:r>
            <w:r>
              <w:rPr>
                <w:noProof/>
                <w:webHidden/>
              </w:rPr>
              <w:tab/>
            </w:r>
            <w:r>
              <w:rPr>
                <w:noProof/>
                <w:webHidden/>
              </w:rPr>
              <w:fldChar w:fldCharType="begin"/>
            </w:r>
            <w:r>
              <w:rPr>
                <w:noProof/>
                <w:webHidden/>
              </w:rPr>
              <w:instrText xml:space="preserve"> PAGEREF _Toc83278864 \h </w:instrText>
            </w:r>
          </w:ins>
          <w:r>
            <w:rPr>
              <w:noProof/>
              <w:webHidden/>
            </w:rPr>
          </w:r>
          <w:r>
            <w:rPr>
              <w:noProof/>
              <w:webHidden/>
            </w:rPr>
            <w:fldChar w:fldCharType="separate"/>
          </w:r>
          <w:ins w:id="39" w:author="KARL-MICHAEL HAHN [2]" w:date="2021-09-23T08:40:00Z">
            <w:r>
              <w:rPr>
                <w:noProof/>
                <w:webHidden/>
              </w:rPr>
              <w:t>8</w:t>
            </w:r>
            <w:r>
              <w:rPr>
                <w:noProof/>
                <w:webHidden/>
              </w:rPr>
              <w:fldChar w:fldCharType="end"/>
            </w:r>
            <w:r w:rsidRPr="001E2737">
              <w:rPr>
                <w:rStyle w:val="Hyperlink"/>
                <w:noProof/>
              </w:rPr>
              <w:fldChar w:fldCharType="end"/>
            </w:r>
          </w:ins>
        </w:p>
        <w:p w14:paraId="002C552D" w14:textId="57C3FBA6" w:rsidR="00C258DB" w:rsidRDefault="00C258DB">
          <w:pPr>
            <w:pStyle w:val="TOC3"/>
            <w:rPr>
              <w:ins w:id="40" w:author="KARL-MICHAEL HAHN [2]" w:date="2021-09-23T08:40:00Z"/>
              <w:rFonts w:asciiTheme="minorHAnsi" w:eastAsiaTheme="minorEastAsia" w:hAnsiTheme="minorHAnsi" w:cstheme="minorBidi"/>
              <w:noProof/>
              <w:szCs w:val="22"/>
              <w:lang w:val="en-GB" w:eastAsia="en-GB"/>
            </w:rPr>
          </w:pPr>
          <w:ins w:id="41"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"_Toc83278865"</w:instrText>
            </w:r>
            <w:r w:rsidRPr="001E2737">
              <w:rPr>
                <w:rStyle w:val="Hyperlink"/>
                <w:noProof/>
              </w:rPr>
              <w:instrText xml:space="preserve"> </w:instrText>
            </w:r>
            <w:r w:rsidRPr="001E2737">
              <w:rPr>
                <w:rStyle w:val="Hyperlink"/>
                <w:noProof/>
              </w:rPr>
              <w:fldChar w:fldCharType="separate"/>
            </w:r>
            <w:r w:rsidRPr="001E2737">
              <w:rPr>
                <w:rStyle w:val="Hyperlink"/>
                <w:noProof/>
              </w:rPr>
              <w:t>5.1.2</w:t>
            </w:r>
            <w:r>
              <w:rPr>
                <w:rFonts w:asciiTheme="minorHAnsi" w:eastAsiaTheme="minorEastAsia" w:hAnsiTheme="minorHAnsi" w:cstheme="minorBidi"/>
                <w:noProof/>
                <w:szCs w:val="22"/>
                <w:lang w:val="en-GB" w:eastAsia="en-GB"/>
              </w:rPr>
              <w:tab/>
            </w:r>
            <w:r w:rsidRPr="001E2737">
              <w:rPr>
                <w:rStyle w:val="Hyperlink"/>
                <w:noProof/>
              </w:rPr>
              <w:t>Specifying data points</w:t>
            </w:r>
            <w:r>
              <w:rPr>
                <w:noProof/>
                <w:webHidden/>
              </w:rPr>
              <w:tab/>
            </w:r>
            <w:r>
              <w:rPr>
                <w:noProof/>
                <w:webHidden/>
              </w:rPr>
              <w:fldChar w:fldCharType="begin"/>
            </w:r>
            <w:r>
              <w:rPr>
                <w:noProof/>
                <w:webHidden/>
              </w:rPr>
              <w:instrText xml:space="preserve"> PAGEREF _Toc83278865 \h </w:instrText>
            </w:r>
          </w:ins>
          <w:r>
            <w:rPr>
              <w:noProof/>
              <w:webHidden/>
            </w:rPr>
          </w:r>
          <w:r>
            <w:rPr>
              <w:noProof/>
              <w:webHidden/>
            </w:rPr>
            <w:fldChar w:fldCharType="separate"/>
          </w:r>
          <w:ins w:id="42" w:author="KARL-MICHAEL HAHN [2]" w:date="2021-09-23T08:40:00Z">
            <w:r>
              <w:rPr>
                <w:noProof/>
                <w:webHidden/>
              </w:rPr>
              <w:t>8</w:t>
            </w:r>
            <w:r>
              <w:rPr>
                <w:noProof/>
                <w:webHidden/>
              </w:rPr>
              <w:fldChar w:fldCharType="end"/>
            </w:r>
            <w:r w:rsidRPr="001E2737">
              <w:rPr>
                <w:rStyle w:val="Hyperlink"/>
                <w:noProof/>
              </w:rPr>
              <w:fldChar w:fldCharType="end"/>
            </w:r>
          </w:ins>
        </w:p>
        <w:p w14:paraId="3FCC60AF" w14:textId="30AFD636" w:rsidR="00C258DB" w:rsidRDefault="00C258DB">
          <w:pPr>
            <w:pStyle w:val="TOC2"/>
            <w:tabs>
              <w:tab w:val="left" w:pos="1276"/>
              <w:tab w:val="right" w:leader="dot" w:pos="9396"/>
            </w:tabs>
            <w:rPr>
              <w:ins w:id="43" w:author="KARL-MICHAEL HAHN [2]" w:date="2021-09-23T08:40:00Z"/>
              <w:rFonts w:asciiTheme="minorHAnsi" w:eastAsiaTheme="minorEastAsia" w:hAnsiTheme="minorHAnsi" w:cstheme="minorBidi"/>
              <w:noProof/>
              <w:szCs w:val="22"/>
              <w:lang w:val="en-GB" w:eastAsia="en-GB"/>
            </w:rPr>
          </w:pPr>
          <w:ins w:id="44"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"_Toc83278866"</w:instrText>
            </w:r>
            <w:r w:rsidRPr="001E2737">
              <w:rPr>
                <w:rStyle w:val="Hyperlink"/>
                <w:noProof/>
              </w:rPr>
              <w:instrText xml:space="preserve"> </w:instrText>
            </w:r>
            <w:r w:rsidRPr="001E2737">
              <w:rPr>
                <w:rStyle w:val="Hyperlink"/>
                <w:noProof/>
              </w:rPr>
              <w:fldChar w:fldCharType="separate"/>
            </w:r>
            <w:r w:rsidRPr="001E2737">
              <w:rPr>
                <w:rStyle w:val="Hyperlink"/>
                <w:noProof/>
              </w:rPr>
              <w:t>5.2</w:t>
            </w:r>
            <w:r>
              <w:rPr>
                <w:rFonts w:asciiTheme="minorHAnsi" w:eastAsiaTheme="minorEastAsia" w:hAnsiTheme="minorHAnsi" w:cstheme="minorBidi"/>
                <w:noProof/>
                <w:szCs w:val="22"/>
                <w:lang w:val="en-GB" w:eastAsia="en-GB"/>
              </w:rPr>
              <w:tab/>
            </w:r>
            <w:r w:rsidRPr="001E2737">
              <w:rPr>
                <w:rStyle w:val="Hyperlink"/>
                <w:noProof/>
              </w:rPr>
              <w:t>Preload {Preload}</w:t>
            </w:r>
            <w:r>
              <w:rPr>
                <w:noProof/>
                <w:webHidden/>
              </w:rPr>
              <w:tab/>
            </w:r>
            <w:r>
              <w:rPr>
                <w:noProof/>
                <w:webHidden/>
              </w:rPr>
              <w:fldChar w:fldCharType="begin"/>
            </w:r>
            <w:r>
              <w:rPr>
                <w:noProof/>
                <w:webHidden/>
              </w:rPr>
              <w:instrText xml:space="preserve"> PAGEREF _Toc83278866 \h </w:instrText>
            </w:r>
          </w:ins>
          <w:r>
            <w:rPr>
              <w:noProof/>
              <w:webHidden/>
            </w:rPr>
          </w:r>
          <w:r>
            <w:rPr>
              <w:noProof/>
              <w:webHidden/>
            </w:rPr>
            <w:fldChar w:fldCharType="separate"/>
          </w:r>
          <w:ins w:id="45" w:author="KARL-MICHAEL HAHN [2]" w:date="2021-09-23T08:40:00Z">
            <w:r>
              <w:rPr>
                <w:noProof/>
                <w:webHidden/>
              </w:rPr>
              <w:t>8</w:t>
            </w:r>
            <w:r>
              <w:rPr>
                <w:noProof/>
                <w:webHidden/>
              </w:rPr>
              <w:fldChar w:fldCharType="end"/>
            </w:r>
            <w:r w:rsidRPr="001E2737">
              <w:rPr>
                <w:rStyle w:val="Hyperlink"/>
                <w:noProof/>
              </w:rPr>
              <w:fldChar w:fldCharType="end"/>
            </w:r>
          </w:ins>
        </w:p>
        <w:p w14:paraId="1EA60267" w14:textId="224D61AB" w:rsidR="00C258DB" w:rsidRDefault="00C258DB">
          <w:pPr>
            <w:pStyle w:val="TOC2"/>
            <w:tabs>
              <w:tab w:val="left" w:pos="1276"/>
              <w:tab w:val="right" w:leader="dot" w:pos="9396"/>
            </w:tabs>
            <w:rPr>
              <w:ins w:id="46" w:author="KARL-MICHAEL HAHN [2]" w:date="2021-09-23T08:40:00Z"/>
              <w:rFonts w:asciiTheme="minorHAnsi" w:eastAsiaTheme="minorEastAsia" w:hAnsiTheme="minorHAnsi" w:cstheme="minorBidi"/>
              <w:noProof/>
              <w:szCs w:val="22"/>
              <w:lang w:val="en-GB" w:eastAsia="en-GB"/>
            </w:rPr>
          </w:pPr>
          <w:ins w:id="47"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"_Toc83278867"</w:instrText>
            </w:r>
            <w:r w:rsidRPr="001E2737">
              <w:rPr>
                <w:rStyle w:val="Hyperlink"/>
                <w:noProof/>
              </w:rPr>
              <w:instrText xml:space="preserve"> </w:instrText>
            </w:r>
            <w:r w:rsidRPr="001E2737">
              <w:rPr>
                <w:rStyle w:val="Hyperlink"/>
                <w:noProof/>
              </w:rPr>
              <w:fldChar w:fldCharType="separate"/>
            </w:r>
            <w:r w:rsidRPr="001E2737">
              <w:rPr>
                <w:rStyle w:val="Hyperlink"/>
                <w:noProof/>
              </w:rPr>
              <w:t>5.3</w:t>
            </w:r>
            <w:r>
              <w:rPr>
                <w:rFonts w:asciiTheme="minorHAnsi" w:eastAsiaTheme="minorEastAsia" w:hAnsiTheme="minorHAnsi" w:cstheme="minorBidi"/>
                <w:noProof/>
                <w:szCs w:val="22"/>
                <w:lang w:val="en-GB" w:eastAsia="en-GB"/>
              </w:rPr>
              <w:tab/>
            </w:r>
            <w:r w:rsidRPr="001E2737">
              <w:rPr>
                <w:rStyle w:val="Hyperlink"/>
                <w:noProof/>
              </w:rPr>
              <w:t>Additional Preload {Preload2}</w:t>
            </w:r>
            <w:r>
              <w:rPr>
                <w:noProof/>
                <w:webHidden/>
              </w:rPr>
              <w:tab/>
            </w:r>
            <w:r>
              <w:rPr>
                <w:noProof/>
                <w:webHidden/>
              </w:rPr>
              <w:fldChar w:fldCharType="begin"/>
            </w:r>
            <w:r>
              <w:rPr>
                <w:noProof/>
                <w:webHidden/>
              </w:rPr>
              <w:instrText xml:space="preserve"> PAGEREF _Toc83278867 \h </w:instrText>
            </w:r>
          </w:ins>
          <w:r>
            <w:rPr>
              <w:noProof/>
              <w:webHidden/>
            </w:rPr>
          </w:r>
          <w:r>
            <w:rPr>
              <w:noProof/>
              <w:webHidden/>
            </w:rPr>
            <w:fldChar w:fldCharType="separate"/>
          </w:r>
          <w:ins w:id="48" w:author="KARL-MICHAEL HAHN [2]" w:date="2021-09-23T08:40:00Z">
            <w:r>
              <w:rPr>
                <w:noProof/>
                <w:webHidden/>
              </w:rPr>
              <w:t>8</w:t>
            </w:r>
            <w:r>
              <w:rPr>
                <w:noProof/>
                <w:webHidden/>
              </w:rPr>
              <w:fldChar w:fldCharType="end"/>
            </w:r>
            <w:r w:rsidRPr="001E2737">
              <w:rPr>
                <w:rStyle w:val="Hyperlink"/>
                <w:noProof/>
              </w:rPr>
              <w:fldChar w:fldCharType="end"/>
            </w:r>
          </w:ins>
        </w:p>
        <w:p w14:paraId="61B6EFB3" w14:textId="256F96D7" w:rsidR="00C258DB" w:rsidRDefault="00C258DB">
          <w:pPr>
            <w:pStyle w:val="TOC2"/>
            <w:tabs>
              <w:tab w:val="left" w:pos="1276"/>
              <w:tab w:val="right" w:leader="dot" w:pos="9396"/>
            </w:tabs>
            <w:rPr>
              <w:ins w:id="49" w:author="KARL-MICHAEL HAHN [2]" w:date="2021-09-23T08:40:00Z"/>
              <w:rFonts w:asciiTheme="minorHAnsi" w:eastAsiaTheme="minorEastAsia" w:hAnsiTheme="minorHAnsi" w:cstheme="minorBidi"/>
              <w:noProof/>
              <w:szCs w:val="22"/>
              <w:lang w:val="en-GB" w:eastAsia="en-GB"/>
            </w:rPr>
          </w:pPr>
          <w:ins w:id="50"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"_Toc83278868"</w:instrText>
            </w:r>
            <w:r w:rsidRPr="001E2737">
              <w:rPr>
                <w:rStyle w:val="Hyperlink"/>
                <w:noProof/>
              </w:rPr>
              <w:instrText xml:space="preserve"> </w:instrText>
            </w:r>
            <w:r w:rsidRPr="001E2737">
              <w:rPr>
                <w:rStyle w:val="Hyperlink"/>
                <w:noProof/>
              </w:rPr>
              <w:fldChar w:fldCharType="separate"/>
            </w:r>
            <w:r w:rsidRPr="001E2737">
              <w:rPr>
                <w:rStyle w:val="Hyperlink"/>
                <w:noProof/>
              </w:rPr>
              <w:t>5.4</w:t>
            </w:r>
            <w:r>
              <w:rPr>
                <w:rFonts w:asciiTheme="minorHAnsi" w:eastAsiaTheme="minorEastAsia" w:hAnsiTheme="minorHAnsi" w:cstheme="minorBidi"/>
                <w:noProof/>
                <w:szCs w:val="22"/>
                <w:lang w:val="en-GB" w:eastAsia="en-GB"/>
              </w:rPr>
              <w:tab/>
            </w:r>
            <w:r w:rsidRPr="001E2737">
              <w:rPr>
                <w:rStyle w:val="Hyperlink"/>
                <w:noProof/>
              </w:rPr>
              <w:t>Preconditioning {PreConditioning}</w:t>
            </w:r>
            <w:r>
              <w:rPr>
                <w:noProof/>
                <w:webHidden/>
              </w:rPr>
              <w:tab/>
            </w:r>
            <w:r>
              <w:rPr>
                <w:noProof/>
                <w:webHidden/>
              </w:rPr>
              <w:fldChar w:fldCharType="begin"/>
            </w:r>
            <w:r>
              <w:rPr>
                <w:noProof/>
                <w:webHidden/>
              </w:rPr>
              <w:instrText xml:space="preserve"> PAGEREF _Toc83278868 \h </w:instrText>
            </w:r>
          </w:ins>
          <w:r>
            <w:rPr>
              <w:noProof/>
              <w:webHidden/>
            </w:rPr>
          </w:r>
          <w:r>
            <w:rPr>
              <w:noProof/>
              <w:webHidden/>
            </w:rPr>
            <w:fldChar w:fldCharType="separate"/>
          </w:r>
          <w:ins w:id="51" w:author="KARL-MICHAEL HAHN [2]" w:date="2021-09-23T08:40:00Z">
            <w:r>
              <w:rPr>
                <w:noProof/>
                <w:webHidden/>
              </w:rPr>
              <w:t>8</w:t>
            </w:r>
            <w:r>
              <w:rPr>
                <w:noProof/>
                <w:webHidden/>
              </w:rPr>
              <w:fldChar w:fldCharType="end"/>
            </w:r>
            <w:r w:rsidRPr="001E2737">
              <w:rPr>
                <w:rStyle w:val="Hyperlink"/>
                <w:noProof/>
              </w:rPr>
              <w:fldChar w:fldCharType="end"/>
            </w:r>
          </w:ins>
        </w:p>
        <w:p w14:paraId="42168E67" w14:textId="0D2E7913" w:rsidR="00C258DB" w:rsidRDefault="00C258DB">
          <w:pPr>
            <w:pStyle w:val="TOC3"/>
            <w:rPr>
              <w:ins w:id="52" w:author="KARL-MICHAEL HAHN [2]" w:date="2021-09-23T08:40:00Z"/>
              <w:rFonts w:asciiTheme="minorHAnsi" w:eastAsiaTheme="minorEastAsia" w:hAnsiTheme="minorHAnsi" w:cstheme="minorBidi"/>
              <w:noProof/>
              <w:szCs w:val="22"/>
              <w:lang w:val="en-GB" w:eastAsia="en-GB"/>
            </w:rPr>
          </w:pPr>
          <w:ins w:id="53"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"_Toc83278869"</w:instrText>
            </w:r>
            <w:r w:rsidRPr="001E2737">
              <w:rPr>
                <w:rStyle w:val="Hyperlink"/>
                <w:noProof/>
              </w:rPr>
              <w:instrText xml:space="preserve"> </w:instrText>
            </w:r>
            <w:r w:rsidRPr="001E2737">
              <w:rPr>
                <w:rStyle w:val="Hyperlink"/>
                <w:noProof/>
              </w:rPr>
              <w:fldChar w:fldCharType="separate"/>
            </w:r>
            <w:r w:rsidRPr="001E2737">
              <w:rPr>
                <w:rStyle w:val="Hyperlink"/>
                <w:i/>
                <w:iCs/>
                <w:noProof/>
              </w:rPr>
              <w:t>5.4.1</w:t>
            </w:r>
            <w:r>
              <w:rPr>
                <w:rFonts w:asciiTheme="minorHAnsi" w:eastAsiaTheme="minorEastAsia" w:hAnsiTheme="minorHAnsi" w:cstheme="minorBidi"/>
                <w:noProof/>
                <w:szCs w:val="22"/>
                <w:lang w:val="en-GB" w:eastAsia="en-GB"/>
              </w:rPr>
              <w:tab/>
            </w:r>
            <w:r w:rsidRPr="001E2737">
              <w:rPr>
                <w:rStyle w:val="Hyperlink"/>
                <w:i/>
                <w:iCs/>
                <w:noProof/>
              </w:rPr>
              <w:t>Bedding-in or burnishing procedure of wheel brakes {TPmBedIn}</w:t>
            </w:r>
            <w:r>
              <w:rPr>
                <w:noProof/>
                <w:webHidden/>
              </w:rPr>
              <w:tab/>
            </w:r>
            <w:r>
              <w:rPr>
                <w:noProof/>
                <w:webHidden/>
              </w:rPr>
              <w:fldChar w:fldCharType="begin"/>
            </w:r>
            <w:r>
              <w:rPr>
                <w:noProof/>
                <w:webHidden/>
              </w:rPr>
              <w:instrText xml:space="preserve"> PAGEREF _Toc83278869 \h </w:instrText>
            </w:r>
          </w:ins>
          <w:r>
            <w:rPr>
              <w:noProof/>
              <w:webHidden/>
            </w:rPr>
          </w:r>
          <w:r>
            <w:rPr>
              <w:noProof/>
              <w:webHidden/>
            </w:rPr>
            <w:fldChar w:fldCharType="separate"/>
          </w:r>
          <w:ins w:id="54" w:author="KARL-MICHAEL HAHN [2]" w:date="2021-09-23T08:40:00Z">
            <w:r>
              <w:rPr>
                <w:noProof/>
                <w:webHidden/>
              </w:rPr>
              <w:t>8</w:t>
            </w:r>
            <w:r>
              <w:rPr>
                <w:noProof/>
                <w:webHidden/>
              </w:rPr>
              <w:fldChar w:fldCharType="end"/>
            </w:r>
            <w:r w:rsidRPr="001E2737">
              <w:rPr>
                <w:rStyle w:val="Hyperlink"/>
                <w:noProof/>
              </w:rPr>
              <w:fldChar w:fldCharType="end"/>
            </w:r>
          </w:ins>
        </w:p>
        <w:p w14:paraId="7661E03A" w14:textId="41312340" w:rsidR="00C258DB" w:rsidRDefault="00C258DB">
          <w:pPr>
            <w:pStyle w:val="TOC2"/>
            <w:tabs>
              <w:tab w:val="left" w:pos="1276"/>
              <w:tab w:val="right" w:leader="dot" w:pos="9396"/>
            </w:tabs>
            <w:rPr>
              <w:ins w:id="55" w:author="KARL-MICHAEL HAHN [2]" w:date="2021-09-23T08:40:00Z"/>
              <w:rFonts w:asciiTheme="minorHAnsi" w:eastAsiaTheme="minorEastAsia" w:hAnsiTheme="minorHAnsi" w:cstheme="minorBidi"/>
              <w:noProof/>
              <w:szCs w:val="22"/>
              <w:lang w:val="en-GB" w:eastAsia="en-GB"/>
            </w:rPr>
          </w:pPr>
          <w:ins w:id="56"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"_Toc83278870"</w:instrText>
            </w:r>
            <w:r w:rsidRPr="001E2737">
              <w:rPr>
                <w:rStyle w:val="Hyperlink"/>
                <w:noProof/>
              </w:rPr>
              <w:instrText xml:space="preserve"> </w:instrText>
            </w:r>
            <w:r w:rsidRPr="001E2737">
              <w:rPr>
                <w:rStyle w:val="Hyperlink"/>
                <w:noProof/>
              </w:rPr>
              <w:fldChar w:fldCharType="separate"/>
            </w:r>
            <w:r w:rsidRPr="001E2737">
              <w:rPr>
                <w:rStyle w:val="Hyperlink"/>
                <w:noProof/>
              </w:rPr>
              <w:t>5.5</w:t>
            </w:r>
            <w:r>
              <w:rPr>
                <w:rFonts w:asciiTheme="minorHAnsi" w:eastAsiaTheme="minorEastAsia" w:hAnsiTheme="minorHAnsi" w:cstheme="minorBidi"/>
                <w:noProof/>
                <w:szCs w:val="22"/>
                <w:lang w:val="en-GB" w:eastAsia="en-GB"/>
              </w:rPr>
              <w:tab/>
            </w:r>
            <w:r w:rsidRPr="001E2737">
              <w:rPr>
                <w:rStyle w:val="Hyperlink"/>
                <w:noProof/>
              </w:rPr>
              <w:t>Test programs</w:t>
            </w:r>
            <w:r>
              <w:rPr>
                <w:noProof/>
                <w:webHidden/>
              </w:rPr>
              <w:tab/>
            </w:r>
            <w:r>
              <w:rPr>
                <w:noProof/>
                <w:webHidden/>
              </w:rPr>
              <w:fldChar w:fldCharType="begin"/>
            </w:r>
            <w:r>
              <w:rPr>
                <w:noProof/>
                <w:webHidden/>
              </w:rPr>
              <w:instrText xml:space="preserve"> PAGEREF _Toc83278870 \h </w:instrText>
            </w:r>
          </w:ins>
          <w:r>
            <w:rPr>
              <w:noProof/>
              <w:webHidden/>
            </w:rPr>
          </w:r>
          <w:r>
            <w:rPr>
              <w:noProof/>
              <w:webHidden/>
            </w:rPr>
            <w:fldChar w:fldCharType="separate"/>
          </w:r>
          <w:ins w:id="57" w:author="KARL-MICHAEL HAHN [2]" w:date="2021-09-23T08:40:00Z">
            <w:r>
              <w:rPr>
                <w:noProof/>
                <w:webHidden/>
              </w:rPr>
              <w:t>9</w:t>
            </w:r>
            <w:r>
              <w:rPr>
                <w:noProof/>
                <w:webHidden/>
              </w:rPr>
              <w:fldChar w:fldCharType="end"/>
            </w:r>
            <w:r w:rsidRPr="001E2737">
              <w:rPr>
                <w:rStyle w:val="Hyperlink"/>
                <w:noProof/>
              </w:rPr>
              <w:fldChar w:fldCharType="end"/>
            </w:r>
          </w:ins>
        </w:p>
        <w:p w14:paraId="23E416F8" w14:textId="12FF1563" w:rsidR="00C258DB" w:rsidRDefault="00C258DB">
          <w:pPr>
            <w:pStyle w:val="TOC3"/>
            <w:rPr>
              <w:ins w:id="58" w:author="KARL-MICHAEL HAHN [2]" w:date="2021-09-23T08:40:00Z"/>
              <w:rFonts w:asciiTheme="minorHAnsi" w:eastAsiaTheme="minorEastAsia" w:hAnsiTheme="minorHAnsi" w:cstheme="minorBidi"/>
              <w:noProof/>
              <w:szCs w:val="22"/>
              <w:lang w:val="en-GB" w:eastAsia="en-GB"/>
            </w:rPr>
          </w:pPr>
          <w:ins w:id="59"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"_Toc83278871"</w:instrText>
            </w:r>
            <w:r w:rsidRPr="001E2737">
              <w:rPr>
                <w:rStyle w:val="Hyperlink"/>
                <w:noProof/>
              </w:rPr>
              <w:instrText xml:space="preserve"> </w:instrText>
            </w:r>
            <w:r w:rsidRPr="001E2737">
              <w:rPr>
                <w:rStyle w:val="Hyperlink"/>
                <w:noProof/>
              </w:rPr>
              <w:fldChar w:fldCharType="separate"/>
            </w:r>
            <w:r w:rsidRPr="001E2737">
              <w:rPr>
                <w:rStyle w:val="Hyperlink"/>
                <w:i/>
                <w:iCs/>
                <w:noProof/>
              </w:rPr>
              <w:t>5.5.1</w:t>
            </w:r>
            <w:r>
              <w:rPr>
                <w:rFonts w:asciiTheme="minorHAnsi" w:eastAsiaTheme="minorEastAsia" w:hAnsiTheme="minorHAnsi" w:cstheme="minorBidi"/>
                <w:noProof/>
                <w:szCs w:val="22"/>
                <w:lang w:val="en-GB" w:eastAsia="en-GB"/>
              </w:rPr>
              <w:tab/>
            </w:r>
            <w:r w:rsidRPr="001E2737">
              <w:rPr>
                <w:rStyle w:val="Hyperlink"/>
                <w:i/>
                <w:iCs/>
                <w:noProof/>
              </w:rPr>
              <w:t>AK-Master SAE-J2522 {TPmAKMasterMS}</w:t>
            </w:r>
            <w:r>
              <w:rPr>
                <w:noProof/>
                <w:webHidden/>
              </w:rPr>
              <w:tab/>
            </w:r>
            <w:r>
              <w:rPr>
                <w:noProof/>
                <w:webHidden/>
              </w:rPr>
              <w:fldChar w:fldCharType="begin"/>
            </w:r>
            <w:r>
              <w:rPr>
                <w:noProof/>
                <w:webHidden/>
              </w:rPr>
              <w:instrText xml:space="preserve"> PAGEREF _Toc83278871 \h </w:instrText>
            </w:r>
          </w:ins>
          <w:r>
            <w:rPr>
              <w:noProof/>
              <w:webHidden/>
            </w:rPr>
          </w:r>
          <w:r>
            <w:rPr>
              <w:noProof/>
              <w:webHidden/>
            </w:rPr>
            <w:fldChar w:fldCharType="separate"/>
          </w:r>
          <w:ins w:id="60" w:author="KARL-MICHAEL HAHN [2]" w:date="2021-09-23T08:40:00Z">
            <w:r>
              <w:rPr>
                <w:noProof/>
                <w:webHidden/>
              </w:rPr>
              <w:t>9</w:t>
            </w:r>
            <w:r>
              <w:rPr>
                <w:noProof/>
                <w:webHidden/>
              </w:rPr>
              <w:fldChar w:fldCharType="end"/>
            </w:r>
            <w:r w:rsidRPr="001E2737">
              <w:rPr>
                <w:rStyle w:val="Hyperlink"/>
                <w:noProof/>
              </w:rPr>
              <w:fldChar w:fldCharType="end"/>
            </w:r>
          </w:ins>
        </w:p>
        <w:p w14:paraId="0051F25A" w14:textId="2A743F94" w:rsidR="00C258DB" w:rsidRDefault="00C258DB">
          <w:pPr>
            <w:pStyle w:val="TOC3"/>
            <w:rPr>
              <w:ins w:id="61" w:author="KARL-MICHAEL HAHN [2]" w:date="2021-09-23T08:40:00Z"/>
              <w:rFonts w:asciiTheme="minorHAnsi" w:eastAsiaTheme="minorEastAsia" w:hAnsiTheme="minorHAnsi" w:cstheme="minorBidi"/>
              <w:noProof/>
              <w:szCs w:val="22"/>
              <w:lang w:val="en-GB" w:eastAsia="en-GB"/>
            </w:rPr>
          </w:pPr>
          <w:ins w:id="62"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"_Toc83278872"</w:instrText>
            </w:r>
            <w:r w:rsidRPr="001E2737">
              <w:rPr>
                <w:rStyle w:val="Hyperlink"/>
                <w:noProof/>
              </w:rPr>
              <w:instrText xml:space="preserve"> </w:instrText>
            </w:r>
            <w:r w:rsidRPr="001E2737">
              <w:rPr>
                <w:rStyle w:val="Hyperlink"/>
                <w:noProof/>
              </w:rPr>
              <w:fldChar w:fldCharType="separate"/>
            </w:r>
            <w:r w:rsidRPr="001E2737">
              <w:rPr>
                <w:rStyle w:val="Hyperlink"/>
                <w:i/>
                <w:iCs/>
                <w:noProof/>
              </w:rPr>
              <w:t>5.5.2</w:t>
            </w:r>
            <w:r>
              <w:rPr>
                <w:rFonts w:asciiTheme="minorHAnsi" w:eastAsiaTheme="minorEastAsia" w:hAnsiTheme="minorHAnsi" w:cstheme="minorBidi"/>
                <w:noProof/>
                <w:szCs w:val="22"/>
                <w:lang w:val="en-GB" w:eastAsia="en-GB"/>
              </w:rPr>
              <w:tab/>
            </w:r>
            <w:r w:rsidRPr="001E2737">
              <w:rPr>
                <w:rStyle w:val="Hyperlink"/>
                <w:i/>
                <w:iCs/>
                <w:noProof/>
              </w:rPr>
              <w:t>Wear Test Procedure SAE-J2707 {TPmBrkWearMS}</w:t>
            </w:r>
            <w:r>
              <w:rPr>
                <w:noProof/>
                <w:webHidden/>
              </w:rPr>
              <w:tab/>
            </w:r>
            <w:r>
              <w:rPr>
                <w:noProof/>
                <w:webHidden/>
              </w:rPr>
              <w:fldChar w:fldCharType="begin"/>
            </w:r>
            <w:r>
              <w:rPr>
                <w:noProof/>
                <w:webHidden/>
              </w:rPr>
              <w:instrText xml:space="preserve"> PAGEREF _Toc83278872 \h </w:instrText>
            </w:r>
          </w:ins>
          <w:r>
            <w:rPr>
              <w:noProof/>
              <w:webHidden/>
            </w:rPr>
          </w:r>
          <w:r>
            <w:rPr>
              <w:noProof/>
              <w:webHidden/>
            </w:rPr>
            <w:fldChar w:fldCharType="separate"/>
          </w:r>
          <w:ins w:id="63" w:author="KARL-MICHAEL HAHN [2]" w:date="2021-09-23T08:40:00Z">
            <w:r>
              <w:rPr>
                <w:noProof/>
                <w:webHidden/>
              </w:rPr>
              <w:t>9</w:t>
            </w:r>
            <w:r>
              <w:rPr>
                <w:noProof/>
                <w:webHidden/>
              </w:rPr>
              <w:fldChar w:fldCharType="end"/>
            </w:r>
            <w:r w:rsidRPr="001E2737">
              <w:rPr>
                <w:rStyle w:val="Hyperlink"/>
                <w:noProof/>
              </w:rPr>
              <w:fldChar w:fldCharType="end"/>
            </w:r>
          </w:ins>
        </w:p>
        <w:p w14:paraId="62CB1A65" w14:textId="6D98714F" w:rsidR="00C258DB" w:rsidRDefault="00C258DB">
          <w:pPr>
            <w:pStyle w:val="TOC2"/>
            <w:tabs>
              <w:tab w:val="left" w:pos="1276"/>
              <w:tab w:val="right" w:leader="dot" w:pos="9396"/>
            </w:tabs>
            <w:rPr>
              <w:ins w:id="64" w:author="KARL-MICHAEL HAHN [2]" w:date="2021-09-23T08:40:00Z"/>
              <w:rFonts w:asciiTheme="minorHAnsi" w:eastAsiaTheme="minorEastAsia" w:hAnsiTheme="minorHAnsi" w:cstheme="minorBidi"/>
              <w:noProof/>
              <w:szCs w:val="22"/>
              <w:lang w:val="en-GB" w:eastAsia="en-GB"/>
            </w:rPr>
          </w:pPr>
          <w:ins w:id="65"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"_Toc83278873"</w:instrText>
            </w:r>
            <w:r w:rsidRPr="001E2737">
              <w:rPr>
                <w:rStyle w:val="Hyperlink"/>
                <w:noProof/>
              </w:rPr>
              <w:instrText xml:space="preserve"> </w:instrText>
            </w:r>
            <w:r w:rsidRPr="001E2737">
              <w:rPr>
                <w:rStyle w:val="Hyperlink"/>
                <w:noProof/>
              </w:rPr>
              <w:fldChar w:fldCharType="separate"/>
            </w:r>
            <w:r w:rsidRPr="001E2737">
              <w:rPr>
                <w:rStyle w:val="Hyperlink"/>
                <w:noProof/>
              </w:rPr>
              <w:t>5.6</w:t>
            </w:r>
            <w:r>
              <w:rPr>
                <w:rFonts w:asciiTheme="minorHAnsi" w:eastAsiaTheme="minorEastAsia" w:hAnsiTheme="minorHAnsi" w:cstheme="minorBidi"/>
                <w:noProof/>
                <w:szCs w:val="22"/>
                <w:lang w:val="en-GB" w:eastAsia="en-GB"/>
              </w:rPr>
              <w:tab/>
            </w:r>
            <w:r w:rsidRPr="001E2737">
              <w:rPr>
                <w:rStyle w:val="Hyperlink"/>
                <w:noProof/>
              </w:rPr>
              <w:t>Environmental Parameters {EnvironmentPara}</w:t>
            </w:r>
            <w:r>
              <w:rPr>
                <w:noProof/>
                <w:webHidden/>
              </w:rPr>
              <w:tab/>
            </w:r>
            <w:r>
              <w:rPr>
                <w:noProof/>
                <w:webHidden/>
              </w:rPr>
              <w:fldChar w:fldCharType="begin"/>
            </w:r>
            <w:r>
              <w:rPr>
                <w:noProof/>
                <w:webHidden/>
              </w:rPr>
              <w:instrText xml:space="preserve"> PAGEREF _Toc83278873 \h </w:instrText>
            </w:r>
          </w:ins>
          <w:r>
            <w:rPr>
              <w:noProof/>
              <w:webHidden/>
            </w:rPr>
          </w:r>
          <w:r>
            <w:rPr>
              <w:noProof/>
              <w:webHidden/>
            </w:rPr>
            <w:fldChar w:fldCharType="separate"/>
          </w:r>
          <w:ins w:id="66" w:author="KARL-MICHAEL HAHN [2]" w:date="2021-09-23T08:40:00Z">
            <w:r>
              <w:rPr>
                <w:noProof/>
                <w:webHidden/>
              </w:rPr>
              <w:t>9</w:t>
            </w:r>
            <w:r>
              <w:rPr>
                <w:noProof/>
                <w:webHidden/>
              </w:rPr>
              <w:fldChar w:fldCharType="end"/>
            </w:r>
            <w:r w:rsidRPr="001E2737">
              <w:rPr>
                <w:rStyle w:val="Hyperlink"/>
                <w:noProof/>
              </w:rPr>
              <w:fldChar w:fldCharType="end"/>
            </w:r>
          </w:ins>
        </w:p>
        <w:p w14:paraId="24C07B46" w14:textId="2CD00845" w:rsidR="00C258DB" w:rsidRDefault="00C258DB">
          <w:pPr>
            <w:pStyle w:val="TOC3"/>
            <w:rPr>
              <w:ins w:id="67" w:author="KARL-MICHAEL HAHN [2]" w:date="2021-09-23T08:40:00Z"/>
              <w:rFonts w:asciiTheme="minorHAnsi" w:eastAsiaTheme="minorEastAsia" w:hAnsiTheme="minorHAnsi" w:cstheme="minorBidi"/>
              <w:noProof/>
              <w:szCs w:val="22"/>
              <w:lang w:val="en-GB" w:eastAsia="en-GB"/>
            </w:rPr>
          </w:pPr>
          <w:ins w:id="68"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"_Toc83278874"</w:instrText>
            </w:r>
            <w:r w:rsidRPr="001E2737">
              <w:rPr>
                <w:rStyle w:val="Hyperlink"/>
                <w:noProof/>
              </w:rPr>
              <w:instrText xml:space="preserve"> </w:instrText>
            </w:r>
            <w:r w:rsidRPr="001E2737">
              <w:rPr>
                <w:rStyle w:val="Hyperlink"/>
                <w:noProof/>
              </w:rPr>
              <w:fldChar w:fldCharType="separate"/>
            </w:r>
            <w:r w:rsidRPr="001E2737">
              <w:rPr>
                <w:rStyle w:val="Hyperlink"/>
                <w:noProof/>
                <w:lang w:val="en-GB"/>
              </w:rPr>
              <w:t>5.6.1</w:t>
            </w:r>
            <w:r>
              <w:rPr>
                <w:rFonts w:asciiTheme="minorHAnsi" w:eastAsiaTheme="minorEastAsia" w:hAnsiTheme="minorHAnsi" w:cstheme="minorBidi"/>
                <w:noProof/>
                <w:szCs w:val="22"/>
                <w:lang w:val="en-GB" w:eastAsia="en-GB"/>
              </w:rPr>
              <w:tab/>
            </w:r>
            <w:r w:rsidRPr="001E2737">
              <w:rPr>
                <w:rStyle w:val="Hyperlink"/>
                <w:noProof/>
                <w:lang w:val="en-GB"/>
              </w:rPr>
              <w:t>Environmental Temperature {EnvironTempPara}</w:t>
            </w:r>
            <w:r>
              <w:rPr>
                <w:noProof/>
                <w:webHidden/>
              </w:rPr>
              <w:tab/>
            </w:r>
            <w:r>
              <w:rPr>
                <w:noProof/>
                <w:webHidden/>
              </w:rPr>
              <w:fldChar w:fldCharType="begin"/>
            </w:r>
            <w:r>
              <w:rPr>
                <w:noProof/>
                <w:webHidden/>
              </w:rPr>
              <w:instrText xml:space="preserve"> PAGEREF _Toc83278874 \h </w:instrText>
            </w:r>
          </w:ins>
          <w:r>
            <w:rPr>
              <w:noProof/>
              <w:webHidden/>
            </w:rPr>
          </w:r>
          <w:r>
            <w:rPr>
              <w:noProof/>
              <w:webHidden/>
            </w:rPr>
            <w:fldChar w:fldCharType="separate"/>
          </w:r>
          <w:ins w:id="69" w:author="KARL-MICHAEL HAHN [2]" w:date="2021-09-23T08:40:00Z">
            <w:r>
              <w:rPr>
                <w:noProof/>
                <w:webHidden/>
              </w:rPr>
              <w:t>9</w:t>
            </w:r>
            <w:r>
              <w:rPr>
                <w:noProof/>
                <w:webHidden/>
              </w:rPr>
              <w:fldChar w:fldCharType="end"/>
            </w:r>
            <w:r w:rsidRPr="001E2737">
              <w:rPr>
                <w:rStyle w:val="Hyperlink"/>
                <w:noProof/>
              </w:rPr>
              <w:fldChar w:fldCharType="end"/>
            </w:r>
          </w:ins>
        </w:p>
        <w:p w14:paraId="0745E17C" w14:textId="416B797E" w:rsidR="00C258DB" w:rsidRDefault="00C258DB">
          <w:pPr>
            <w:pStyle w:val="TOC3"/>
            <w:rPr>
              <w:ins w:id="70" w:author="KARL-MICHAEL HAHN [2]" w:date="2021-09-23T08:40:00Z"/>
              <w:rFonts w:asciiTheme="minorHAnsi" w:eastAsiaTheme="minorEastAsia" w:hAnsiTheme="minorHAnsi" w:cstheme="minorBidi"/>
              <w:noProof/>
              <w:szCs w:val="22"/>
              <w:lang w:val="en-GB" w:eastAsia="en-GB"/>
            </w:rPr>
          </w:pPr>
          <w:ins w:id="71"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"_Toc83278875"</w:instrText>
            </w:r>
            <w:r w:rsidRPr="001E2737">
              <w:rPr>
                <w:rStyle w:val="Hyperlink"/>
                <w:noProof/>
              </w:rPr>
              <w:instrText xml:space="preserve"> </w:instrText>
            </w:r>
            <w:r w:rsidRPr="001E2737">
              <w:rPr>
                <w:rStyle w:val="Hyperlink"/>
                <w:noProof/>
              </w:rPr>
              <w:fldChar w:fldCharType="separate"/>
            </w:r>
            <w:r w:rsidRPr="001E2737">
              <w:rPr>
                <w:rStyle w:val="Hyperlink"/>
                <w:noProof/>
                <w:lang w:val="en-GB"/>
              </w:rPr>
              <w:t>5.6.2</w:t>
            </w:r>
            <w:r>
              <w:rPr>
                <w:rFonts w:asciiTheme="minorHAnsi" w:eastAsiaTheme="minorEastAsia" w:hAnsiTheme="minorHAnsi" w:cstheme="minorBidi"/>
                <w:noProof/>
                <w:szCs w:val="22"/>
                <w:lang w:val="en-GB" w:eastAsia="en-GB"/>
              </w:rPr>
              <w:tab/>
            </w:r>
            <w:r w:rsidRPr="001E2737">
              <w:rPr>
                <w:rStyle w:val="Hyperlink"/>
                <w:noProof/>
                <w:lang w:val="en-GB"/>
              </w:rPr>
              <w:t>Air Flow {EnvironAirFlowPara}</w:t>
            </w:r>
            <w:r>
              <w:rPr>
                <w:noProof/>
                <w:webHidden/>
              </w:rPr>
              <w:tab/>
            </w:r>
            <w:r>
              <w:rPr>
                <w:noProof/>
                <w:webHidden/>
              </w:rPr>
              <w:fldChar w:fldCharType="begin"/>
            </w:r>
            <w:r>
              <w:rPr>
                <w:noProof/>
                <w:webHidden/>
              </w:rPr>
              <w:instrText xml:space="preserve"> PAGEREF _Toc83278875 \h </w:instrText>
            </w:r>
          </w:ins>
          <w:r>
            <w:rPr>
              <w:noProof/>
              <w:webHidden/>
            </w:rPr>
          </w:r>
          <w:r>
            <w:rPr>
              <w:noProof/>
              <w:webHidden/>
            </w:rPr>
            <w:fldChar w:fldCharType="separate"/>
          </w:r>
          <w:ins w:id="72" w:author="KARL-MICHAEL HAHN [2]" w:date="2021-09-23T08:40:00Z">
            <w:r>
              <w:rPr>
                <w:noProof/>
                <w:webHidden/>
              </w:rPr>
              <w:t>9</w:t>
            </w:r>
            <w:r>
              <w:rPr>
                <w:noProof/>
                <w:webHidden/>
              </w:rPr>
              <w:fldChar w:fldCharType="end"/>
            </w:r>
            <w:r w:rsidRPr="001E2737">
              <w:rPr>
                <w:rStyle w:val="Hyperlink"/>
                <w:noProof/>
              </w:rPr>
              <w:fldChar w:fldCharType="end"/>
            </w:r>
          </w:ins>
        </w:p>
        <w:p w14:paraId="1EE7F63D" w14:textId="7B4C07AB" w:rsidR="00C258DB" w:rsidRDefault="00C258DB">
          <w:pPr>
            <w:pStyle w:val="TOC1"/>
            <w:rPr>
              <w:ins w:id="73" w:author="KARL-MICHAEL HAHN [2]" w:date="2021-09-23T08:40:00Z"/>
              <w:rFonts w:asciiTheme="minorHAnsi" w:eastAsiaTheme="minorEastAsia" w:hAnsiTheme="minorHAnsi" w:cstheme="minorBidi"/>
              <w:noProof/>
              <w:szCs w:val="22"/>
              <w:lang w:val="en-GB" w:eastAsia="en-GB"/>
            </w:rPr>
          </w:pPr>
          <w:ins w:id="74"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"_Toc83278876"</w:instrText>
            </w:r>
            <w:r w:rsidRPr="001E2737">
              <w:rPr>
                <w:rStyle w:val="Hyperlink"/>
                <w:noProof/>
              </w:rPr>
              <w:instrText xml:space="preserve"> </w:instrText>
            </w:r>
            <w:r w:rsidRPr="001E2737">
              <w:rPr>
                <w:rStyle w:val="Hyperlink"/>
                <w:noProof/>
              </w:rPr>
              <w:fldChar w:fldCharType="separate"/>
            </w:r>
            <w:r w:rsidRPr="001E2737">
              <w:rPr>
                <w:rStyle w:val="Hyperlink"/>
                <w:noProof/>
              </w:rPr>
              <w:t>6</w:t>
            </w:r>
            <w:r>
              <w:rPr>
                <w:rFonts w:asciiTheme="minorHAnsi" w:eastAsiaTheme="minorEastAsia" w:hAnsiTheme="minorHAnsi" w:cstheme="minorBidi"/>
                <w:noProof/>
                <w:szCs w:val="22"/>
                <w:lang w:val="en-GB" w:eastAsia="en-GB"/>
              </w:rPr>
              <w:tab/>
            </w:r>
            <w:r w:rsidRPr="001E2737">
              <w:rPr>
                <w:rStyle w:val="Hyperlink"/>
                <w:noProof/>
              </w:rPr>
              <w:t>Instance data</w:t>
            </w:r>
            <w:r>
              <w:rPr>
                <w:noProof/>
                <w:webHidden/>
              </w:rPr>
              <w:tab/>
            </w:r>
            <w:r>
              <w:rPr>
                <w:noProof/>
                <w:webHidden/>
              </w:rPr>
              <w:fldChar w:fldCharType="begin"/>
            </w:r>
            <w:r>
              <w:rPr>
                <w:noProof/>
                <w:webHidden/>
              </w:rPr>
              <w:instrText xml:space="preserve"> PAGEREF _Toc83278876 \h </w:instrText>
            </w:r>
          </w:ins>
          <w:r>
            <w:rPr>
              <w:noProof/>
              <w:webHidden/>
            </w:rPr>
          </w:r>
          <w:r>
            <w:rPr>
              <w:noProof/>
              <w:webHidden/>
            </w:rPr>
            <w:fldChar w:fldCharType="separate"/>
          </w:r>
          <w:ins w:id="75" w:author="KARL-MICHAEL HAHN [2]" w:date="2021-09-23T08:40:00Z">
            <w:r>
              <w:rPr>
                <w:noProof/>
                <w:webHidden/>
              </w:rPr>
              <w:t>10</w:t>
            </w:r>
            <w:r>
              <w:rPr>
                <w:noProof/>
                <w:webHidden/>
              </w:rPr>
              <w:fldChar w:fldCharType="end"/>
            </w:r>
            <w:r w:rsidRPr="001E2737">
              <w:rPr>
                <w:rStyle w:val="Hyperlink"/>
                <w:noProof/>
              </w:rPr>
              <w:fldChar w:fldCharType="end"/>
            </w:r>
          </w:ins>
        </w:p>
        <w:p w14:paraId="43DE51BC" w14:textId="60F63080" w:rsidR="00C258DB" w:rsidRDefault="00C258DB">
          <w:pPr>
            <w:pStyle w:val="TOC2"/>
            <w:tabs>
              <w:tab w:val="left" w:pos="1276"/>
              <w:tab w:val="right" w:leader="dot" w:pos="9396"/>
            </w:tabs>
            <w:rPr>
              <w:ins w:id="76" w:author="KARL-MICHAEL HAHN [2]" w:date="2021-09-23T08:40:00Z"/>
              <w:rFonts w:asciiTheme="minorHAnsi" w:eastAsiaTheme="minorEastAsia" w:hAnsiTheme="minorHAnsi" w:cstheme="minorBidi"/>
              <w:noProof/>
              <w:szCs w:val="22"/>
              <w:lang w:val="en-GB" w:eastAsia="en-GB"/>
            </w:rPr>
          </w:pPr>
          <w:ins w:id="77"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"_Toc83278877"</w:instrText>
            </w:r>
            <w:r w:rsidRPr="001E2737">
              <w:rPr>
                <w:rStyle w:val="Hyperlink"/>
                <w:noProof/>
              </w:rPr>
              <w:instrText xml:space="preserve"> </w:instrText>
            </w:r>
            <w:r w:rsidRPr="001E2737">
              <w:rPr>
                <w:rStyle w:val="Hyperlink"/>
                <w:noProof/>
              </w:rPr>
              <w:fldChar w:fldCharType="separate"/>
            </w:r>
            <w:r w:rsidRPr="001E2737">
              <w:rPr>
                <w:rStyle w:val="Hyperlink"/>
                <w:noProof/>
              </w:rPr>
              <w:t>6.1</w:t>
            </w:r>
            <w:r>
              <w:rPr>
                <w:rFonts w:asciiTheme="minorHAnsi" w:eastAsiaTheme="minorEastAsia" w:hAnsiTheme="minorHAnsi" w:cstheme="minorBidi"/>
                <w:noProof/>
                <w:szCs w:val="22"/>
                <w:lang w:val="en-GB" w:eastAsia="en-GB"/>
              </w:rPr>
              <w:tab/>
            </w:r>
            <w:r w:rsidRPr="001E2737">
              <w:rPr>
                <w:rStyle w:val="Hyperlink"/>
                <w:noProof/>
              </w:rPr>
              <w:t>Functional Data (part-specific) {FunctionalData}</w:t>
            </w:r>
            <w:r>
              <w:rPr>
                <w:noProof/>
                <w:webHidden/>
              </w:rPr>
              <w:tab/>
            </w:r>
            <w:r>
              <w:rPr>
                <w:noProof/>
                <w:webHidden/>
              </w:rPr>
              <w:fldChar w:fldCharType="begin"/>
            </w:r>
            <w:r>
              <w:rPr>
                <w:noProof/>
                <w:webHidden/>
              </w:rPr>
              <w:instrText xml:space="preserve"> PAGEREF _Toc83278877 \h </w:instrText>
            </w:r>
          </w:ins>
          <w:r>
            <w:rPr>
              <w:noProof/>
              <w:webHidden/>
            </w:rPr>
          </w:r>
          <w:r>
            <w:rPr>
              <w:noProof/>
              <w:webHidden/>
            </w:rPr>
            <w:fldChar w:fldCharType="separate"/>
          </w:r>
          <w:ins w:id="78" w:author="KARL-MICHAEL HAHN [2]" w:date="2021-09-23T08:40:00Z">
            <w:r>
              <w:rPr>
                <w:noProof/>
                <w:webHidden/>
              </w:rPr>
              <w:t>10</w:t>
            </w:r>
            <w:r>
              <w:rPr>
                <w:noProof/>
                <w:webHidden/>
              </w:rPr>
              <w:fldChar w:fldCharType="end"/>
            </w:r>
            <w:r w:rsidRPr="001E2737">
              <w:rPr>
                <w:rStyle w:val="Hyperlink"/>
                <w:noProof/>
              </w:rPr>
              <w:fldChar w:fldCharType="end"/>
            </w:r>
          </w:ins>
        </w:p>
        <w:p w14:paraId="42F26F64" w14:textId="298FAB64" w:rsidR="00C258DB" w:rsidRDefault="00C258DB">
          <w:pPr>
            <w:pStyle w:val="TOC3"/>
            <w:rPr>
              <w:ins w:id="79" w:author="KARL-MICHAEL HAHN [2]" w:date="2021-09-23T08:40:00Z"/>
              <w:rFonts w:asciiTheme="minorHAnsi" w:eastAsiaTheme="minorEastAsia" w:hAnsiTheme="minorHAnsi" w:cstheme="minorBidi"/>
              <w:noProof/>
              <w:szCs w:val="22"/>
              <w:lang w:val="en-GB" w:eastAsia="en-GB"/>
            </w:rPr>
          </w:pPr>
          <w:ins w:id="80"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"_Toc83278878"</w:instrText>
            </w:r>
            <w:r w:rsidRPr="001E2737">
              <w:rPr>
                <w:rStyle w:val="Hyperlink"/>
                <w:noProof/>
              </w:rPr>
              <w:instrText xml:space="preserve"> </w:instrText>
            </w:r>
            <w:r w:rsidRPr="001E2737">
              <w:rPr>
                <w:rStyle w:val="Hyperlink"/>
                <w:noProof/>
              </w:rPr>
              <w:fldChar w:fldCharType="separate"/>
            </w:r>
            <w:r w:rsidRPr="001E2737">
              <w:rPr>
                <w:rStyle w:val="Hyperlink"/>
                <w:i/>
                <w:iCs/>
                <w:noProof/>
              </w:rPr>
              <w:t>6.1.1</w:t>
            </w:r>
            <w:r>
              <w:rPr>
                <w:rFonts w:asciiTheme="minorHAnsi" w:eastAsiaTheme="minorEastAsia" w:hAnsiTheme="minorHAnsi" w:cstheme="minorBidi"/>
                <w:noProof/>
                <w:szCs w:val="22"/>
                <w:lang w:val="en-GB" w:eastAsia="en-GB"/>
              </w:rPr>
              <w:tab/>
            </w:r>
            <w:r w:rsidRPr="001E2737">
              <w:rPr>
                <w:rStyle w:val="Hyperlink"/>
                <w:i/>
                <w:iCs/>
                <w:noProof/>
              </w:rPr>
              <w:t xml:space="preserve">Friction value characteristic </w:t>
            </w:r>
            <w:r>
              <w:rPr>
                <w:noProof/>
                <w:webHidden/>
              </w:rPr>
              <w:tab/>
            </w:r>
            <w:r>
              <w:rPr>
                <w:noProof/>
                <w:webHidden/>
              </w:rPr>
              <w:fldChar w:fldCharType="begin"/>
            </w:r>
            <w:r>
              <w:rPr>
                <w:noProof/>
                <w:webHidden/>
              </w:rPr>
              <w:instrText xml:space="preserve"> PAGEREF _Toc83278878 \h </w:instrText>
            </w:r>
          </w:ins>
          <w:r>
            <w:rPr>
              <w:noProof/>
              <w:webHidden/>
            </w:rPr>
          </w:r>
          <w:r>
            <w:rPr>
              <w:noProof/>
              <w:webHidden/>
            </w:rPr>
            <w:fldChar w:fldCharType="separate"/>
          </w:r>
          <w:ins w:id="81" w:author="KARL-MICHAEL HAHN [2]" w:date="2021-09-23T08:40:00Z">
            <w:r>
              <w:rPr>
                <w:noProof/>
                <w:webHidden/>
              </w:rPr>
              <w:t>10</w:t>
            </w:r>
            <w:r>
              <w:rPr>
                <w:noProof/>
                <w:webHidden/>
              </w:rPr>
              <w:fldChar w:fldCharType="end"/>
            </w:r>
            <w:r w:rsidRPr="001E2737">
              <w:rPr>
                <w:rStyle w:val="Hyperlink"/>
                <w:noProof/>
              </w:rPr>
              <w:fldChar w:fldCharType="end"/>
            </w:r>
          </w:ins>
        </w:p>
        <w:p w14:paraId="69A81DDA" w14:textId="3A5179C8" w:rsidR="00C258DB" w:rsidRDefault="00C258DB">
          <w:pPr>
            <w:pStyle w:val="TOC3"/>
            <w:rPr>
              <w:ins w:id="82" w:author="KARL-MICHAEL HAHN [2]" w:date="2021-09-23T08:40:00Z"/>
              <w:rFonts w:asciiTheme="minorHAnsi" w:eastAsiaTheme="minorEastAsia" w:hAnsiTheme="minorHAnsi" w:cstheme="minorBidi"/>
              <w:noProof/>
              <w:szCs w:val="22"/>
              <w:lang w:val="en-GB" w:eastAsia="en-GB"/>
            </w:rPr>
          </w:pPr>
          <w:ins w:id="83"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"_Toc83278879"</w:instrText>
            </w:r>
            <w:r w:rsidRPr="001E2737">
              <w:rPr>
                <w:rStyle w:val="Hyperlink"/>
                <w:noProof/>
              </w:rPr>
              <w:instrText xml:space="preserve"> </w:instrText>
            </w:r>
            <w:r w:rsidRPr="001E2737">
              <w:rPr>
                <w:rStyle w:val="Hyperlink"/>
                <w:noProof/>
              </w:rPr>
              <w:fldChar w:fldCharType="separate"/>
            </w:r>
            <w:r w:rsidRPr="001E2737">
              <w:rPr>
                <w:rStyle w:val="Hyperlink"/>
                <w:noProof/>
              </w:rPr>
              <w:t>Brake lining wear characteristic</w:t>
            </w:r>
            <w:r>
              <w:rPr>
                <w:noProof/>
                <w:webHidden/>
              </w:rPr>
              <w:tab/>
            </w:r>
            <w:r>
              <w:rPr>
                <w:noProof/>
                <w:webHidden/>
              </w:rPr>
              <w:fldChar w:fldCharType="begin"/>
            </w:r>
            <w:r>
              <w:rPr>
                <w:noProof/>
                <w:webHidden/>
              </w:rPr>
              <w:instrText xml:space="preserve"> PAGEREF _Toc83278879 \h </w:instrText>
            </w:r>
          </w:ins>
          <w:r>
            <w:rPr>
              <w:noProof/>
              <w:webHidden/>
            </w:rPr>
          </w:r>
          <w:r>
            <w:rPr>
              <w:noProof/>
              <w:webHidden/>
            </w:rPr>
            <w:fldChar w:fldCharType="separate"/>
          </w:r>
          <w:ins w:id="84" w:author="KARL-MICHAEL HAHN [2]" w:date="2021-09-23T08:40:00Z">
            <w:r>
              <w:rPr>
                <w:noProof/>
                <w:webHidden/>
              </w:rPr>
              <w:t>12</w:t>
            </w:r>
            <w:r>
              <w:rPr>
                <w:noProof/>
                <w:webHidden/>
              </w:rPr>
              <w:fldChar w:fldCharType="end"/>
            </w:r>
            <w:r w:rsidRPr="001E2737">
              <w:rPr>
                <w:rStyle w:val="Hyperlink"/>
                <w:noProof/>
              </w:rPr>
              <w:fldChar w:fldCharType="end"/>
            </w:r>
          </w:ins>
        </w:p>
        <w:p w14:paraId="718E1BD2" w14:textId="4807DBDB" w:rsidR="00C258DB" w:rsidRDefault="00C258DB">
          <w:pPr>
            <w:pStyle w:val="TOC3"/>
            <w:rPr>
              <w:ins w:id="85" w:author="KARL-MICHAEL HAHN [2]" w:date="2021-09-23T08:40:00Z"/>
              <w:rFonts w:asciiTheme="minorHAnsi" w:eastAsiaTheme="minorEastAsia" w:hAnsiTheme="minorHAnsi" w:cstheme="minorBidi"/>
              <w:noProof/>
              <w:szCs w:val="22"/>
              <w:lang w:val="en-GB" w:eastAsia="en-GB"/>
            </w:rPr>
          </w:pPr>
          <w:ins w:id="86"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"_Toc83278880"</w:instrText>
            </w:r>
            <w:r w:rsidRPr="001E2737">
              <w:rPr>
                <w:rStyle w:val="Hyperlink"/>
                <w:noProof/>
              </w:rPr>
              <w:instrText xml:space="preserve"> </w:instrText>
            </w:r>
            <w:r w:rsidRPr="001E2737">
              <w:rPr>
                <w:rStyle w:val="Hyperlink"/>
                <w:noProof/>
              </w:rPr>
              <w:fldChar w:fldCharType="separate"/>
            </w:r>
            <w:r w:rsidRPr="001E2737">
              <w:rPr>
                <w:rStyle w:val="Hyperlink"/>
                <w:noProof/>
              </w:rPr>
              <w:t>6.1.2</w:t>
            </w:r>
            <w:r>
              <w:rPr>
                <w:rFonts w:asciiTheme="minorHAnsi" w:eastAsiaTheme="minorEastAsia" w:hAnsiTheme="minorHAnsi" w:cstheme="minorBidi"/>
                <w:noProof/>
                <w:szCs w:val="22"/>
                <w:lang w:val="en-GB" w:eastAsia="en-GB"/>
              </w:rPr>
              <w:tab/>
            </w:r>
            <w:r w:rsidRPr="001E2737">
              <w:rPr>
                <w:rStyle w:val="Hyperlink"/>
                <w:noProof/>
              </w:rPr>
              <w:t>Volume Consumption of Brake Caliper x</w:t>
            </w:r>
            <w:r>
              <w:rPr>
                <w:noProof/>
                <w:webHidden/>
              </w:rPr>
              <w:tab/>
            </w:r>
            <w:r>
              <w:rPr>
                <w:noProof/>
                <w:webHidden/>
              </w:rPr>
              <w:fldChar w:fldCharType="begin"/>
            </w:r>
            <w:r>
              <w:rPr>
                <w:noProof/>
                <w:webHidden/>
              </w:rPr>
              <w:instrText xml:space="preserve"> PAGEREF _Toc83278880 \h </w:instrText>
            </w:r>
          </w:ins>
          <w:r>
            <w:rPr>
              <w:noProof/>
              <w:webHidden/>
            </w:rPr>
          </w:r>
          <w:r>
            <w:rPr>
              <w:noProof/>
              <w:webHidden/>
            </w:rPr>
            <w:fldChar w:fldCharType="separate"/>
          </w:r>
          <w:ins w:id="87" w:author="KARL-MICHAEL HAHN [2]" w:date="2021-09-23T08:40:00Z">
            <w:r>
              <w:rPr>
                <w:noProof/>
                <w:webHidden/>
              </w:rPr>
              <w:t>13</w:t>
            </w:r>
            <w:r>
              <w:rPr>
                <w:noProof/>
                <w:webHidden/>
              </w:rPr>
              <w:fldChar w:fldCharType="end"/>
            </w:r>
            <w:r w:rsidRPr="001E2737">
              <w:rPr>
                <w:rStyle w:val="Hyperlink"/>
                <w:noProof/>
              </w:rPr>
              <w:fldChar w:fldCharType="end"/>
            </w:r>
          </w:ins>
        </w:p>
        <w:p w14:paraId="73CE2925" w14:textId="761CDF33" w:rsidR="00C258DB" w:rsidRDefault="00C258DB">
          <w:pPr>
            <w:pStyle w:val="TOC2"/>
            <w:tabs>
              <w:tab w:val="left" w:pos="1276"/>
              <w:tab w:val="right" w:leader="dot" w:pos="9396"/>
            </w:tabs>
            <w:rPr>
              <w:ins w:id="88" w:author="KARL-MICHAEL HAHN [2]" w:date="2021-09-23T08:40:00Z"/>
              <w:rFonts w:asciiTheme="minorHAnsi" w:eastAsiaTheme="minorEastAsia" w:hAnsiTheme="minorHAnsi" w:cstheme="minorBidi"/>
              <w:noProof/>
              <w:szCs w:val="22"/>
              <w:lang w:val="en-GB" w:eastAsia="en-GB"/>
            </w:rPr>
          </w:pPr>
          <w:ins w:id="89"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"_Toc83278881"</w:instrText>
            </w:r>
            <w:r w:rsidRPr="001E2737">
              <w:rPr>
                <w:rStyle w:val="Hyperlink"/>
                <w:noProof/>
              </w:rPr>
              <w:instrText xml:space="preserve"> </w:instrText>
            </w:r>
            <w:r w:rsidRPr="001E2737">
              <w:rPr>
                <w:rStyle w:val="Hyperlink"/>
                <w:noProof/>
              </w:rPr>
              <w:fldChar w:fldCharType="separate"/>
            </w:r>
            <w:r w:rsidRPr="001E2737">
              <w:rPr>
                <w:rStyle w:val="Hyperlink"/>
                <w:noProof/>
              </w:rPr>
              <w:t>6.2</w:t>
            </w:r>
            <w:r>
              <w:rPr>
                <w:rFonts w:asciiTheme="minorHAnsi" w:eastAsiaTheme="minorEastAsia" w:hAnsiTheme="minorHAnsi" w:cstheme="minorBidi"/>
                <w:noProof/>
                <w:szCs w:val="22"/>
                <w:lang w:val="en-GB" w:eastAsia="en-GB"/>
              </w:rPr>
              <w:tab/>
            </w:r>
            <w:r w:rsidRPr="001E2737">
              <w:rPr>
                <w:rStyle w:val="Hyperlink"/>
                <w:noProof/>
              </w:rPr>
              <w:t>Derived Characteristics (part-specific)</w:t>
            </w:r>
            <w:r>
              <w:rPr>
                <w:noProof/>
                <w:webHidden/>
              </w:rPr>
              <w:tab/>
            </w:r>
            <w:r>
              <w:rPr>
                <w:noProof/>
                <w:webHidden/>
              </w:rPr>
              <w:fldChar w:fldCharType="begin"/>
            </w:r>
            <w:r>
              <w:rPr>
                <w:noProof/>
                <w:webHidden/>
              </w:rPr>
              <w:instrText xml:space="preserve"> PAGEREF _Toc83278881 \h </w:instrText>
            </w:r>
          </w:ins>
          <w:r>
            <w:rPr>
              <w:noProof/>
              <w:webHidden/>
            </w:rPr>
          </w:r>
          <w:r>
            <w:rPr>
              <w:noProof/>
              <w:webHidden/>
            </w:rPr>
            <w:fldChar w:fldCharType="separate"/>
          </w:r>
          <w:ins w:id="90" w:author="KARL-MICHAEL HAHN [2]" w:date="2021-09-23T08:40:00Z">
            <w:r>
              <w:rPr>
                <w:noProof/>
                <w:webHidden/>
              </w:rPr>
              <w:t>13</w:t>
            </w:r>
            <w:r>
              <w:rPr>
                <w:noProof/>
                <w:webHidden/>
              </w:rPr>
              <w:fldChar w:fldCharType="end"/>
            </w:r>
            <w:r w:rsidRPr="001E2737">
              <w:rPr>
                <w:rStyle w:val="Hyperlink"/>
                <w:noProof/>
              </w:rPr>
              <w:fldChar w:fldCharType="end"/>
            </w:r>
          </w:ins>
        </w:p>
        <w:p w14:paraId="470D52F9" w14:textId="03BE5979" w:rsidR="00C258DB" w:rsidRDefault="00C258DB">
          <w:pPr>
            <w:pStyle w:val="TOC1"/>
            <w:rPr>
              <w:ins w:id="91" w:author="KARL-MICHAEL HAHN [2]" w:date="2021-09-23T08:40:00Z"/>
              <w:rFonts w:asciiTheme="minorHAnsi" w:eastAsiaTheme="minorEastAsia" w:hAnsiTheme="minorHAnsi" w:cstheme="minorBidi"/>
              <w:noProof/>
              <w:szCs w:val="22"/>
              <w:lang w:val="en-GB" w:eastAsia="en-GB"/>
            </w:rPr>
          </w:pPr>
          <w:ins w:id="92"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"_Toc83278882"</w:instrText>
            </w:r>
            <w:r w:rsidRPr="001E2737">
              <w:rPr>
                <w:rStyle w:val="Hyperlink"/>
                <w:noProof/>
              </w:rPr>
              <w:instrText xml:space="preserve"> </w:instrText>
            </w:r>
            <w:r w:rsidRPr="001E2737">
              <w:rPr>
                <w:rStyle w:val="Hyperlink"/>
                <w:noProof/>
              </w:rPr>
              <w:fldChar w:fldCharType="separate"/>
            </w:r>
            <w:r w:rsidRPr="001E2737">
              <w:rPr>
                <w:rStyle w:val="Hyperlink"/>
                <w:noProof/>
              </w:rPr>
              <w:t>7</w:t>
            </w:r>
            <w:r>
              <w:rPr>
                <w:rFonts w:asciiTheme="minorHAnsi" w:eastAsiaTheme="minorEastAsia" w:hAnsiTheme="minorHAnsi" w:cstheme="minorBidi"/>
                <w:noProof/>
                <w:szCs w:val="22"/>
                <w:lang w:val="en-GB" w:eastAsia="en-GB"/>
              </w:rPr>
              <w:tab/>
            </w:r>
            <w:r w:rsidRPr="001E2737">
              <w:rPr>
                <w:rStyle w:val="Hyperlink"/>
                <w:noProof/>
              </w:rPr>
              <w:t>Closing remarks</w:t>
            </w:r>
            <w:r>
              <w:rPr>
                <w:noProof/>
                <w:webHidden/>
              </w:rPr>
              <w:tab/>
            </w:r>
            <w:r>
              <w:rPr>
                <w:noProof/>
                <w:webHidden/>
              </w:rPr>
              <w:fldChar w:fldCharType="begin"/>
            </w:r>
            <w:r>
              <w:rPr>
                <w:noProof/>
                <w:webHidden/>
              </w:rPr>
              <w:instrText xml:space="preserve"> PAGEREF _Toc83278882 \h </w:instrText>
            </w:r>
          </w:ins>
          <w:r>
            <w:rPr>
              <w:noProof/>
              <w:webHidden/>
            </w:rPr>
          </w:r>
          <w:r>
            <w:rPr>
              <w:noProof/>
              <w:webHidden/>
            </w:rPr>
            <w:fldChar w:fldCharType="separate"/>
          </w:r>
          <w:ins w:id="93" w:author="KARL-MICHAEL HAHN [2]" w:date="2021-09-23T08:40:00Z">
            <w:r>
              <w:rPr>
                <w:noProof/>
                <w:webHidden/>
              </w:rPr>
              <w:t>14</w:t>
            </w:r>
            <w:r>
              <w:rPr>
                <w:noProof/>
                <w:webHidden/>
              </w:rPr>
              <w:fldChar w:fldCharType="end"/>
            </w:r>
            <w:r w:rsidRPr="001E2737">
              <w:rPr>
                <w:rStyle w:val="Hyperlink"/>
                <w:noProof/>
              </w:rPr>
              <w:fldChar w:fldCharType="end"/>
            </w:r>
          </w:ins>
        </w:p>
        <w:p w14:paraId="6534EEE6" w14:textId="135D35E2" w:rsidR="00C258DB" w:rsidRDefault="00C258DB">
          <w:pPr>
            <w:pStyle w:val="TOC1"/>
            <w:rPr>
              <w:ins w:id="94" w:author="KARL-MICHAEL HAHN [2]" w:date="2021-09-23T08:40:00Z"/>
              <w:rFonts w:asciiTheme="minorHAnsi" w:eastAsiaTheme="minorEastAsia" w:hAnsiTheme="minorHAnsi" w:cstheme="minorBidi"/>
              <w:noProof/>
              <w:szCs w:val="22"/>
              <w:lang w:val="en-GB" w:eastAsia="en-GB"/>
            </w:rPr>
          </w:pPr>
          <w:ins w:id="95"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"_Toc83278883"</w:instrText>
            </w:r>
            <w:r w:rsidRPr="001E2737">
              <w:rPr>
                <w:rStyle w:val="Hyperlink"/>
                <w:noProof/>
              </w:rPr>
              <w:instrText xml:space="preserve"> </w:instrText>
            </w:r>
            <w:r w:rsidRPr="001E2737">
              <w:rPr>
                <w:rStyle w:val="Hyperlink"/>
                <w:noProof/>
              </w:rPr>
              <w:fldChar w:fldCharType="separate"/>
            </w:r>
            <w:r w:rsidRPr="001E2737">
              <w:rPr>
                <w:rStyle w:val="Hyperlink"/>
                <w:noProof/>
              </w:rPr>
              <w:t>8</w:t>
            </w:r>
            <w:r>
              <w:rPr>
                <w:rFonts w:asciiTheme="minorHAnsi" w:eastAsiaTheme="minorEastAsia" w:hAnsiTheme="minorHAnsi" w:cstheme="minorBidi"/>
                <w:noProof/>
                <w:szCs w:val="22"/>
                <w:lang w:val="en-GB" w:eastAsia="en-GB"/>
              </w:rPr>
              <w:tab/>
            </w:r>
            <w:r w:rsidRPr="001E2737">
              <w:rPr>
                <w:rStyle w:val="Hyperlink"/>
                <w:noProof/>
              </w:rPr>
              <w:t>Table of Attributes</w:t>
            </w:r>
            <w:r>
              <w:rPr>
                <w:noProof/>
                <w:webHidden/>
              </w:rPr>
              <w:tab/>
            </w:r>
            <w:r>
              <w:rPr>
                <w:noProof/>
                <w:webHidden/>
              </w:rPr>
              <w:fldChar w:fldCharType="begin"/>
            </w:r>
            <w:r>
              <w:rPr>
                <w:noProof/>
                <w:webHidden/>
              </w:rPr>
              <w:instrText xml:space="preserve"> PAGEREF _Toc83278883 \h </w:instrText>
            </w:r>
          </w:ins>
          <w:r>
            <w:rPr>
              <w:noProof/>
              <w:webHidden/>
            </w:rPr>
          </w:r>
          <w:r>
            <w:rPr>
              <w:noProof/>
              <w:webHidden/>
            </w:rPr>
            <w:fldChar w:fldCharType="separate"/>
          </w:r>
          <w:ins w:id="96" w:author="KARL-MICHAEL HAHN [2]" w:date="2021-09-23T08:40:00Z">
            <w:r>
              <w:rPr>
                <w:noProof/>
                <w:webHidden/>
              </w:rPr>
              <w:t>14</w:t>
            </w:r>
            <w:r>
              <w:rPr>
                <w:noProof/>
                <w:webHidden/>
              </w:rPr>
              <w:fldChar w:fldCharType="end"/>
            </w:r>
            <w:r w:rsidRPr="001E2737">
              <w:rPr>
                <w:rStyle w:val="Hyperlink"/>
                <w:noProof/>
              </w:rPr>
              <w:fldChar w:fldCharType="end"/>
            </w:r>
          </w:ins>
        </w:p>
        <w:p w14:paraId="45C2C18B" w14:textId="258BA887" w:rsidR="0096284E" w:rsidDel="00C258DB" w:rsidRDefault="0096284E">
          <w:pPr>
            <w:pStyle w:val="TOC1"/>
            <w:rPr>
              <w:del w:id="97" w:author="KARL-MICHAEL HAHN [2]" w:date="2021-09-23T08:40:00Z"/>
              <w:rFonts w:asciiTheme="minorHAnsi" w:eastAsiaTheme="minorEastAsia" w:hAnsiTheme="minorHAnsi" w:cstheme="minorBidi"/>
              <w:noProof/>
              <w:szCs w:val="22"/>
              <w:lang w:val="de-DE" w:eastAsia="de-DE"/>
            </w:rPr>
          </w:pPr>
          <w:del w:id="98" w:author="KARL-MICHAEL HAHN [2]" w:date="2021-09-23T08:40:00Z">
            <w:r w:rsidRPr="00C258DB" w:rsidDel="00C258DB">
              <w:rPr>
                <w:rPrChange w:id="99" w:author="KARL-MICHAEL HAHN [2]" w:date="2021-09-23T08:40:00Z">
                  <w:rPr>
                    <w:rStyle w:val="Hyperlink"/>
                    <w:noProof/>
                  </w:rPr>
                </w:rPrChange>
              </w:rPr>
              <w:delText>1</w:delText>
            </w:r>
            <w:r w:rsidDel="00C258DB">
              <w:rPr>
                <w:rFonts w:asciiTheme="minorHAnsi" w:eastAsiaTheme="minorEastAsia" w:hAnsiTheme="minorHAnsi" w:cstheme="minorBidi"/>
                <w:noProof/>
                <w:szCs w:val="22"/>
                <w:lang w:val="de-DE" w:eastAsia="de-DE"/>
              </w:rPr>
              <w:tab/>
            </w:r>
            <w:r w:rsidRPr="00C258DB" w:rsidDel="00C258DB">
              <w:rPr>
                <w:rPrChange w:id="100" w:author="KARL-MICHAEL HAHN [2]" w:date="2021-09-23T08:40:00Z">
                  <w:rPr>
                    <w:rStyle w:val="Hyperlink"/>
                    <w:noProof/>
                  </w:rPr>
                </w:rPrChange>
              </w:rPr>
              <w:delText>Introduction</w:delText>
            </w:r>
            <w:r w:rsidDel="00C258DB">
              <w:rPr>
                <w:noProof/>
                <w:webHidden/>
              </w:rPr>
              <w:tab/>
            </w:r>
            <w:r w:rsidR="00A14F6F" w:rsidDel="00C258DB">
              <w:rPr>
                <w:noProof/>
                <w:webHidden/>
              </w:rPr>
              <w:delText>3</w:delText>
            </w:r>
          </w:del>
        </w:p>
        <w:p w14:paraId="5B87BE99" w14:textId="0A14E5F6" w:rsidR="0096284E" w:rsidDel="00C258DB" w:rsidRDefault="0096284E">
          <w:pPr>
            <w:pStyle w:val="TOC2"/>
            <w:tabs>
              <w:tab w:val="left" w:pos="1276"/>
              <w:tab w:val="right" w:leader="dot" w:pos="9396"/>
            </w:tabs>
            <w:rPr>
              <w:del w:id="101" w:author="KARL-MICHAEL HAHN [2]" w:date="2021-09-23T08:40:00Z"/>
              <w:rFonts w:asciiTheme="minorHAnsi" w:eastAsiaTheme="minorEastAsia" w:hAnsiTheme="minorHAnsi" w:cstheme="minorBidi"/>
              <w:noProof/>
              <w:szCs w:val="22"/>
              <w:lang w:val="de-DE" w:eastAsia="de-DE"/>
            </w:rPr>
          </w:pPr>
          <w:del w:id="102" w:author="KARL-MICHAEL HAHN [2]" w:date="2021-09-23T08:40:00Z">
            <w:r w:rsidRPr="00C258DB" w:rsidDel="00C258DB">
              <w:rPr>
                <w:rPrChange w:id="103" w:author="KARL-MICHAEL HAHN [2]" w:date="2021-09-23T08:40:00Z">
                  <w:rPr>
                    <w:rStyle w:val="Hyperlink"/>
                    <w:noProof/>
                  </w:rPr>
                </w:rPrChange>
              </w:rPr>
              <w:delText>1.1</w:delText>
            </w:r>
            <w:r w:rsidDel="00C258DB">
              <w:rPr>
                <w:rFonts w:asciiTheme="minorHAnsi" w:eastAsiaTheme="minorEastAsia" w:hAnsiTheme="minorHAnsi" w:cstheme="minorBidi"/>
                <w:noProof/>
                <w:szCs w:val="22"/>
                <w:lang w:val="de-DE" w:eastAsia="de-DE"/>
              </w:rPr>
              <w:tab/>
            </w:r>
            <w:r w:rsidRPr="00C258DB" w:rsidDel="00C258DB">
              <w:rPr>
                <w:rPrChange w:id="104" w:author="KARL-MICHAEL HAHN [2]" w:date="2021-09-23T08:40:00Z">
                  <w:rPr>
                    <w:rStyle w:val="Hyperlink"/>
                    <w:noProof/>
                  </w:rPr>
                </w:rPrChange>
              </w:rPr>
              <w:delText>Background and objectives</w:delText>
            </w:r>
            <w:r w:rsidDel="00C258DB">
              <w:rPr>
                <w:noProof/>
                <w:webHidden/>
              </w:rPr>
              <w:tab/>
            </w:r>
            <w:r w:rsidR="00A14F6F" w:rsidDel="00C258DB">
              <w:rPr>
                <w:noProof/>
                <w:webHidden/>
              </w:rPr>
              <w:delText>3</w:delText>
            </w:r>
          </w:del>
        </w:p>
        <w:p w14:paraId="01A7C9E7" w14:textId="7D9EC601" w:rsidR="0096284E" w:rsidDel="00C258DB" w:rsidRDefault="0096284E">
          <w:pPr>
            <w:pStyle w:val="TOC2"/>
            <w:tabs>
              <w:tab w:val="left" w:pos="1276"/>
              <w:tab w:val="right" w:leader="dot" w:pos="9396"/>
            </w:tabs>
            <w:rPr>
              <w:del w:id="105" w:author="KARL-MICHAEL HAHN [2]" w:date="2021-09-23T08:40:00Z"/>
              <w:rFonts w:asciiTheme="minorHAnsi" w:eastAsiaTheme="minorEastAsia" w:hAnsiTheme="minorHAnsi" w:cstheme="minorBidi"/>
              <w:noProof/>
              <w:szCs w:val="22"/>
              <w:lang w:val="de-DE" w:eastAsia="de-DE"/>
            </w:rPr>
          </w:pPr>
          <w:del w:id="106" w:author="KARL-MICHAEL HAHN [2]" w:date="2021-09-23T08:40:00Z">
            <w:r w:rsidRPr="00C258DB" w:rsidDel="00C258DB">
              <w:rPr>
                <w:rPrChange w:id="107" w:author="KARL-MICHAEL HAHN [2]" w:date="2021-09-23T08:40:00Z">
                  <w:rPr>
                    <w:rStyle w:val="Hyperlink"/>
                    <w:noProof/>
                  </w:rPr>
                </w:rPrChange>
              </w:rPr>
              <w:lastRenderedPageBreak/>
              <w:delText>1.2</w:delText>
            </w:r>
            <w:r w:rsidDel="00C258DB">
              <w:rPr>
                <w:rFonts w:asciiTheme="minorHAnsi" w:eastAsiaTheme="minorEastAsia" w:hAnsiTheme="minorHAnsi" w:cstheme="minorBidi"/>
                <w:noProof/>
                <w:szCs w:val="22"/>
                <w:lang w:val="de-DE" w:eastAsia="de-DE"/>
              </w:rPr>
              <w:tab/>
            </w:r>
            <w:r w:rsidRPr="00C258DB" w:rsidDel="00C258DB">
              <w:rPr>
                <w:rPrChange w:id="108" w:author="KARL-MICHAEL HAHN [2]" w:date="2021-09-23T08:40:00Z">
                  <w:rPr>
                    <w:rStyle w:val="Hyperlink"/>
                    <w:noProof/>
                  </w:rPr>
                </w:rPrChange>
              </w:rPr>
              <w:delText>Structure of the VDA recommendation</w:delText>
            </w:r>
            <w:r w:rsidDel="00C258DB">
              <w:rPr>
                <w:noProof/>
                <w:webHidden/>
              </w:rPr>
              <w:tab/>
            </w:r>
            <w:r w:rsidR="00A14F6F" w:rsidDel="00C258DB">
              <w:rPr>
                <w:noProof/>
                <w:webHidden/>
              </w:rPr>
              <w:delText>3</w:delText>
            </w:r>
          </w:del>
        </w:p>
        <w:p w14:paraId="1CF95FFD" w14:textId="0DAEAB13" w:rsidR="0096284E" w:rsidDel="00C258DB" w:rsidRDefault="0096284E">
          <w:pPr>
            <w:pStyle w:val="TOC2"/>
            <w:tabs>
              <w:tab w:val="left" w:pos="1276"/>
              <w:tab w:val="right" w:leader="dot" w:pos="9396"/>
            </w:tabs>
            <w:rPr>
              <w:del w:id="109" w:author="KARL-MICHAEL HAHN [2]" w:date="2021-09-23T08:40:00Z"/>
              <w:rFonts w:asciiTheme="minorHAnsi" w:eastAsiaTheme="minorEastAsia" w:hAnsiTheme="minorHAnsi" w:cstheme="minorBidi"/>
              <w:noProof/>
              <w:szCs w:val="22"/>
              <w:lang w:val="de-DE" w:eastAsia="de-DE"/>
            </w:rPr>
          </w:pPr>
          <w:del w:id="110" w:author="KARL-MICHAEL HAHN [2]" w:date="2021-09-23T08:40:00Z">
            <w:r w:rsidRPr="00C258DB" w:rsidDel="00C258DB">
              <w:rPr>
                <w:rPrChange w:id="111" w:author="KARL-MICHAEL HAHN [2]" w:date="2021-09-23T08:40:00Z">
                  <w:rPr>
                    <w:rStyle w:val="Hyperlink"/>
                    <w:noProof/>
                  </w:rPr>
                </w:rPrChange>
              </w:rPr>
              <w:delText>1.3</w:delText>
            </w:r>
            <w:r w:rsidDel="00C258DB">
              <w:rPr>
                <w:rFonts w:asciiTheme="minorHAnsi" w:eastAsiaTheme="minorEastAsia" w:hAnsiTheme="minorHAnsi" w:cstheme="minorBidi"/>
                <w:noProof/>
                <w:szCs w:val="22"/>
                <w:lang w:val="de-DE" w:eastAsia="de-DE"/>
              </w:rPr>
              <w:tab/>
            </w:r>
            <w:r w:rsidRPr="00C258DB" w:rsidDel="00C258DB">
              <w:rPr>
                <w:rPrChange w:id="112" w:author="KARL-MICHAEL HAHN [2]" w:date="2021-09-23T08:40:00Z">
                  <w:rPr>
                    <w:rStyle w:val="Hyperlink"/>
                    <w:noProof/>
                  </w:rPr>
                </w:rPrChange>
              </w:rPr>
              <w:delText>Formatting conventions</w:delText>
            </w:r>
            <w:r w:rsidDel="00C258DB">
              <w:rPr>
                <w:noProof/>
                <w:webHidden/>
              </w:rPr>
              <w:tab/>
            </w:r>
            <w:r w:rsidR="00A14F6F" w:rsidDel="00C258DB">
              <w:rPr>
                <w:noProof/>
                <w:webHidden/>
              </w:rPr>
              <w:delText>3</w:delText>
            </w:r>
          </w:del>
        </w:p>
        <w:p w14:paraId="25E421D0" w14:textId="1839F5FD" w:rsidR="0096284E" w:rsidDel="00C258DB" w:rsidRDefault="0096284E">
          <w:pPr>
            <w:pStyle w:val="TOC1"/>
            <w:rPr>
              <w:del w:id="113" w:author="KARL-MICHAEL HAHN [2]" w:date="2021-09-23T08:40:00Z"/>
              <w:rFonts w:asciiTheme="minorHAnsi" w:eastAsiaTheme="minorEastAsia" w:hAnsiTheme="minorHAnsi" w:cstheme="minorBidi"/>
              <w:noProof/>
              <w:szCs w:val="22"/>
              <w:lang w:val="de-DE" w:eastAsia="de-DE"/>
            </w:rPr>
          </w:pPr>
          <w:del w:id="114" w:author="KARL-MICHAEL HAHN [2]" w:date="2021-09-23T08:40:00Z">
            <w:r w:rsidRPr="00C258DB" w:rsidDel="00C258DB">
              <w:rPr>
                <w:rPrChange w:id="115" w:author="KARL-MICHAEL HAHN [2]" w:date="2021-09-23T08:40:00Z">
                  <w:rPr>
                    <w:rStyle w:val="Hyperlink"/>
                    <w:noProof/>
                  </w:rPr>
                </w:rPrChange>
              </w:rPr>
              <w:delText>2</w:delText>
            </w:r>
            <w:r w:rsidDel="00C258DB">
              <w:rPr>
                <w:rFonts w:asciiTheme="minorHAnsi" w:eastAsiaTheme="minorEastAsia" w:hAnsiTheme="minorHAnsi" w:cstheme="minorBidi"/>
                <w:noProof/>
                <w:szCs w:val="22"/>
                <w:lang w:val="de-DE" w:eastAsia="de-DE"/>
              </w:rPr>
              <w:tab/>
            </w:r>
            <w:r w:rsidRPr="00C258DB" w:rsidDel="00C258DB">
              <w:rPr>
                <w:rPrChange w:id="116" w:author="KARL-MICHAEL HAHN [2]" w:date="2021-09-23T08:40:00Z">
                  <w:rPr>
                    <w:rStyle w:val="Hyperlink"/>
                    <w:noProof/>
                  </w:rPr>
                </w:rPrChange>
              </w:rPr>
              <w:delText>Definitions</w:delText>
            </w:r>
            <w:r w:rsidDel="00C258DB">
              <w:rPr>
                <w:noProof/>
                <w:webHidden/>
              </w:rPr>
              <w:tab/>
            </w:r>
            <w:r w:rsidR="00A14F6F" w:rsidDel="00C258DB">
              <w:rPr>
                <w:noProof/>
                <w:webHidden/>
              </w:rPr>
              <w:delText>3</w:delText>
            </w:r>
          </w:del>
        </w:p>
        <w:p w14:paraId="3BF1F0AE" w14:textId="0F6AF89E" w:rsidR="0096284E" w:rsidDel="00C258DB" w:rsidRDefault="0096284E">
          <w:pPr>
            <w:pStyle w:val="TOC2"/>
            <w:tabs>
              <w:tab w:val="left" w:pos="1276"/>
              <w:tab w:val="right" w:leader="dot" w:pos="9396"/>
            </w:tabs>
            <w:rPr>
              <w:del w:id="117" w:author="KARL-MICHAEL HAHN [2]" w:date="2021-09-23T08:40:00Z"/>
              <w:rFonts w:asciiTheme="minorHAnsi" w:eastAsiaTheme="minorEastAsia" w:hAnsiTheme="minorHAnsi" w:cstheme="minorBidi"/>
              <w:noProof/>
              <w:szCs w:val="22"/>
              <w:lang w:val="de-DE" w:eastAsia="de-DE"/>
            </w:rPr>
          </w:pPr>
          <w:del w:id="118" w:author="KARL-MICHAEL HAHN [2]" w:date="2021-09-23T08:40:00Z">
            <w:r w:rsidRPr="00C258DB" w:rsidDel="00C258DB">
              <w:rPr>
                <w:rPrChange w:id="119" w:author="KARL-MICHAEL HAHN [2]" w:date="2021-09-23T08:40:00Z">
                  <w:rPr>
                    <w:rStyle w:val="Hyperlink"/>
                    <w:noProof/>
                  </w:rPr>
                </w:rPrChange>
              </w:rPr>
              <w:delText>2.1</w:delText>
            </w:r>
            <w:r w:rsidDel="00C258DB">
              <w:rPr>
                <w:rFonts w:asciiTheme="minorHAnsi" w:eastAsiaTheme="minorEastAsia" w:hAnsiTheme="minorHAnsi" w:cstheme="minorBidi"/>
                <w:noProof/>
                <w:szCs w:val="22"/>
                <w:lang w:val="de-DE" w:eastAsia="de-DE"/>
              </w:rPr>
              <w:tab/>
            </w:r>
            <w:r w:rsidRPr="00C258DB" w:rsidDel="00C258DB">
              <w:rPr>
                <w:rPrChange w:id="120" w:author="KARL-MICHAEL HAHN [2]" w:date="2021-09-23T08:40:00Z">
                  <w:rPr>
                    <w:rStyle w:val="Hyperlink"/>
                    <w:noProof/>
                  </w:rPr>
                </w:rPrChange>
              </w:rPr>
              <w:delText>Coordinate systems</w:delText>
            </w:r>
            <w:r w:rsidDel="00C258DB">
              <w:rPr>
                <w:noProof/>
                <w:webHidden/>
              </w:rPr>
              <w:tab/>
            </w:r>
            <w:r w:rsidR="00A14F6F" w:rsidDel="00C258DB">
              <w:rPr>
                <w:noProof/>
                <w:webHidden/>
              </w:rPr>
              <w:delText>3</w:delText>
            </w:r>
          </w:del>
        </w:p>
        <w:p w14:paraId="4BAB29AD" w14:textId="43F42122" w:rsidR="0096284E" w:rsidDel="00C258DB" w:rsidRDefault="0096284E">
          <w:pPr>
            <w:pStyle w:val="TOC2"/>
            <w:tabs>
              <w:tab w:val="left" w:pos="1276"/>
              <w:tab w:val="right" w:leader="dot" w:pos="9396"/>
            </w:tabs>
            <w:rPr>
              <w:del w:id="121" w:author="KARL-MICHAEL HAHN [2]" w:date="2021-09-23T08:40:00Z"/>
              <w:rFonts w:asciiTheme="minorHAnsi" w:eastAsiaTheme="minorEastAsia" w:hAnsiTheme="minorHAnsi" w:cstheme="minorBidi"/>
              <w:noProof/>
              <w:szCs w:val="22"/>
              <w:lang w:val="de-DE" w:eastAsia="de-DE"/>
            </w:rPr>
          </w:pPr>
          <w:del w:id="122" w:author="KARL-MICHAEL HAHN [2]" w:date="2021-09-23T08:40:00Z">
            <w:r w:rsidRPr="00C258DB" w:rsidDel="00C258DB">
              <w:rPr>
                <w:rPrChange w:id="123" w:author="KARL-MICHAEL HAHN [2]" w:date="2021-09-23T08:40:00Z">
                  <w:rPr>
                    <w:rStyle w:val="Hyperlink"/>
                    <w:noProof/>
                  </w:rPr>
                </w:rPrChange>
              </w:rPr>
              <w:delText>2.2</w:delText>
            </w:r>
            <w:r w:rsidDel="00C258DB">
              <w:rPr>
                <w:rFonts w:asciiTheme="minorHAnsi" w:eastAsiaTheme="minorEastAsia" w:hAnsiTheme="minorHAnsi" w:cstheme="minorBidi"/>
                <w:noProof/>
                <w:szCs w:val="22"/>
                <w:lang w:val="de-DE" w:eastAsia="de-DE"/>
              </w:rPr>
              <w:tab/>
            </w:r>
            <w:r w:rsidRPr="00C258DB" w:rsidDel="00C258DB">
              <w:rPr>
                <w:rPrChange w:id="124" w:author="KARL-MICHAEL HAHN [2]" w:date="2021-09-23T08:40:00Z">
                  <w:rPr>
                    <w:rStyle w:val="Hyperlink"/>
                    <w:noProof/>
                  </w:rPr>
                </w:rPrChange>
              </w:rPr>
              <w:delText>Local part coordinate system</w:delText>
            </w:r>
            <w:r w:rsidDel="00C258DB">
              <w:rPr>
                <w:noProof/>
                <w:webHidden/>
              </w:rPr>
              <w:tab/>
            </w:r>
            <w:r w:rsidR="00A14F6F" w:rsidDel="00C258DB">
              <w:rPr>
                <w:noProof/>
                <w:webHidden/>
              </w:rPr>
              <w:delText>3</w:delText>
            </w:r>
          </w:del>
        </w:p>
        <w:p w14:paraId="006AA792" w14:textId="7C965D82" w:rsidR="0096284E" w:rsidDel="00C258DB" w:rsidRDefault="0096284E">
          <w:pPr>
            <w:pStyle w:val="TOC3"/>
            <w:rPr>
              <w:del w:id="125" w:author="KARL-MICHAEL HAHN [2]" w:date="2021-09-23T08:40:00Z"/>
              <w:rFonts w:asciiTheme="minorHAnsi" w:eastAsiaTheme="minorEastAsia" w:hAnsiTheme="minorHAnsi" w:cstheme="minorBidi"/>
              <w:noProof/>
              <w:szCs w:val="22"/>
              <w:lang w:val="de-DE" w:eastAsia="de-DE"/>
            </w:rPr>
          </w:pPr>
          <w:del w:id="126" w:author="KARL-MICHAEL HAHN [2]" w:date="2021-09-23T08:40:00Z">
            <w:r w:rsidRPr="00C258DB" w:rsidDel="00C258DB">
              <w:rPr>
                <w:rPrChange w:id="127" w:author="KARL-MICHAEL HAHN [2]" w:date="2021-09-23T08:40:00Z">
                  <w:rPr>
                    <w:rStyle w:val="Hyperlink"/>
                    <w:rFonts w:cs="Arial"/>
                    <w:noProof/>
                  </w:rPr>
                </w:rPrChange>
              </w:rPr>
              <w:delText>2.2.1</w:delText>
            </w:r>
            <w:r w:rsidDel="00C258DB">
              <w:rPr>
                <w:rFonts w:asciiTheme="minorHAnsi" w:eastAsiaTheme="minorEastAsia" w:hAnsiTheme="minorHAnsi" w:cstheme="minorBidi"/>
                <w:noProof/>
                <w:szCs w:val="22"/>
                <w:lang w:val="de-DE" w:eastAsia="de-DE"/>
              </w:rPr>
              <w:tab/>
            </w:r>
            <w:r w:rsidRPr="00C258DB" w:rsidDel="00C258DB">
              <w:rPr>
                <w:rPrChange w:id="128" w:author="KARL-MICHAEL HAHN [2]" w:date="2021-09-23T08:40:00Z">
                  <w:rPr>
                    <w:rStyle w:val="Hyperlink"/>
                    <w:noProof/>
                  </w:rPr>
                </w:rPrChange>
              </w:rPr>
              <w:delText>Origin of the coordinate system</w:delText>
            </w:r>
            <w:r w:rsidDel="00C258DB">
              <w:rPr>
                <w:noProof/>
                <w:webHidden/>
              </w:rPr>
              <w:tab/>
            </w:r>
            <w:r w:rsidR="00A14F6F" w:rsidDel="00C258DB">
              <w:rPr>
                <w:noProof/>
                <w:webHidden/>
              </w:rPr>
              <w:delText>3</w:delText>
            </w:r>
          </w:del>
        </w:p>
        <w:p w14:paraId="16AB37BA" w14:textId="755786CC" w:rsidR="0096284E" w:rsidDel="00C258DB" w:rsidRDefault="0096284E">
          <w:pPr>
            <w:pStyle w:val="TOC3"/>
            <w:rPr>
              <w:del w:id="129" w:author="KARL-MICHAEL HAHN [2]" w:date="2021-09-23T08:40:00Z"/>
              <w:rFonts w:asciiTheme="minorHAnsi" w:eastAsiaTheme="minorEastAsia" w:hAnsiTheme="minorHAnsi" w:cstheme="minorBidi"/>
              <w:noProof/>
              <w:szCs w:val="22"/>
              <w:lang w:val="de-DE" w:eastAsia="de-DE"/>
            </w:rPr>
          </w:pPr>
          <w:del w:id="130" w:author="KARL-MICHAEL HAHN [2]" w:date="2021-09-23T08:40:00Z">
            <w:r w:rsidRPr="00C258DB" w:rsidDel="00C258DB">
              <w:rPr>
                <w:rPrChange w:id="131" w:author="KARL-MICHAEL HAHN [2]" w:date="2021-09-23T08:40:00Z">
                  <w:rPr>
                    <w:rStyle w:val="Hyperlink"/>
                    <w:noProof/>
                  </w:rPr>
                </w:rPrChange>
              </w:rPr>
              <w:delText>2.2.2</w:delText>
            </w:r>
            <w:r w:rsidDel="00C258DB">
              <w:rPr>
                <w:rFonts w:asciiTheme="minorHAnsi" w:eastAsiaTheme="minorEastAsia" w:hAnsiTheme="minorHAnsi" w:cstheme="minorBidi"/>
                <w:noProof/>
                <w:szCs w:val="22"/>
                <w:lang w:val="de-DE" w:eastAsia="de-DE"/>
              </w:rPr>
              <w:tab/>
            </w:r>
            <w:r w:rsidRPr="00C258DB" w:rsidDel="00C258DB">
              <w:rPr>
                <w:rPrChange w:id="132" w:author="KARL-MICHAEL HAHN [2]" w:date="2021-09-23T08:40:00Z">
                  <w:rPr>
                    <w:rStyle w:val="Hyperlink"/>
                    <w:noProof/>
                  </w:rPr>
                </w:rPrChange>
              </w:rPr>
              <w:delText>Definition of the direction of the coordinate system</w:delText>
            </w:r>
            <w:r w:rsidDel="00C258DB">
              <w:rPr>
                <w:noProof/>
                <w:webHidden/>
              </w:rPr>
              <w:tab/>
            </w:r>
            <w:r w:rsidR="00A14F6F" w:rsidDel="00C258DB">
              <w:rPr>
                <w:noProof/>
                <w:webHidden/>
              </w:rPr>
              <w:delText>3</w:delText>
            </w:r>
          </w:del>
        </w:p>
        <w:p w14:paraId="41858A14" w14:textId="017BB0B8" w:rsidR="0096284E" w:rsidDel="00C258DB" w:rsidRDefault="0096284E">
          <w:pPr>
            <w:pStyle w:val="TOC2"/>
            <w:tabs>
              <w:tab w:val="left" w:pos="1276"/>
              <w:tab w:val="right" w:leader="dot" w:pos="9396"/>
            </w:tabs>
            <w:rPr>
              <w:del w:id="133" w:author="KARL-MICHAEL HAHN [2]" w:date="2021-09-23T08:40:00Z"/>
              <w:rFonts w:asciiTheme="minorHAnsi" w:eastAsiaTheme="minorEastAsia" w:hAnsiTheme="minorHAnsi" w:cstheme="minorBidi"/>
              <w:noProof/>
              <w:szCs w:val="22"/>
              <w:lang w:val="de-DE" w:eastAsia="de-DE"/>
            </w:rPr>
          </w:pPr>
          <w:del w:id="134" w:author="KARL-MICHAEL HAHN [2]" w:date="2021-09-23T08:40:00Z">
            <w:r w:rsidRPr="00C258DB" w:rsidDel="00C258DB">
              <w:rPr>
                <w:rPrChange w:id="135" w:author="KARL-MICHAEL HAHN [2]" w:date="2021-09-23T08:40:00Z">
                  <w:rPr>
                    <w:rStyle w:val="Hyperlink"/>
                    <w:noProof/>
                  </w:rPr>
                </w:rPrChange>
              </w:rPr>
              <w:delText>2.3</w:delText>
            </w:r>
            <w:r w:rsidDel="00C258DB">
              <w:rPr>
                <w:rFonts w:asciiTheme="minorHAnsi" w:eastAsiaTheme="minorEastAsia" w:hAnsiTheme="minorHAnsi" w:cstheme="minorBidi"/>
                <w:noProof/>
                <w:szCs w:val="22"/>
                <w:lang w:val="de-DE" w:eastAsia="de-DE"/>
              </w:rPr>
              <w:tab/>
            </w:r>
            <w:r w:rsidRPr="00C258DB" w:rsidDel="00C258DB">
              <w:rPr>
                <w:rPrChange w:id="136" w:author="KARL-MICHAEL HAHN [2]" w:date="2021-09-23T08:40:00Z">
                  <w:rPr>
                    <w:rStyle w:val="Hyperlink"/>
                    <w:noProof/>
                  </w:rPr>
                </w:rPrChange>
              </w:rPr>
              <w:delText>Conventions for operational signs</w:delText>
            </w:r>
            <w:r w:rsidDel="00C258DB">
              <w:rPr>
                <w:noProof/>
                <w:webHidden/>
              </w:rPr>
              <w:tab/>
            </w:r>
            <w:r w:rsidR="00A14F6F" w:rsidDel="00C258DB">
              <w:rPr>
                <w:noProof/>
                <w:webHidden/>
              </w:rPr>
              <w:delText>3</w:delText>
            </w:r>
          </w:del>
        </w:p>
        <w:p w14:paraId="3B0EE663" w14:textId="42E6E291" w:rsidR="0096284E" w:rsidDel="00C258DB" w:rsidRDefault="0096284E">
          <w:pPr>
            <w:pStyle w:val="TOC1"/>
            <w:rPr>
              <w:del w:id="137" w:author="KARL-MICHAEL HAHN [2]" w:date="2021-09-23T08:40:00Z"/>
              <w:rFonts w:asciiTheme="minorHAnsi" w:eastAsiaTheme="minorEastAsia" w:hAnsiTheme="minorHAnsi" w:cstheme="minorBidi"/>
              <w:noProof/>
              <w:szCs w:val="22"/>
              <w:lang w:val="de-DE" w:eastAsia="de-DE"/>
            </w:rPr>
          </w:pPr>
          <w:del w:id="138" w:author="KARL-MICHAEL HAHN [2]" w:date="2021-09-23T08:40:00Z">
            <w:r w:rsidRPr="00C258DB" w:rsidDel="00C258DB">
              <w:rPr>
                <w:rPrChange w:id="139" w:author="KARL-MICHAEL HAHN [2]" w:date="2021-09-23T08:40:00Z">
                  <w:rPr>
                    <w:rStyle w:val="Hyperlink"/>
                    <w:noProof/>
                  </w:rPr>
                </w:rPrChange>
              </w:rPr>
              <w:delText>3</w:delText>
            </w:r>
            <w:r w:rsidDel="00C258DB">
              <w:rPr>
                <w:rFonts w:asciiTheme="minorHAnsi" w:eastAsiaTheme="minorEastAsia" w:hAnsiTheme="minorHAnsi" w:cstheme="minorBidi"/>
                <w:noProof/>
                <w:szCs w:val="22"/>
                <w:lang w:val="de-DE" w:eastAsia="de-DE"/>
              </w:rPr>
              <w:tab/>
            </w:r>
            <w:r w:rsidRPr="00C258DB" w:rsidDel="00C258DB">
              <w:rPr>
                <w:rPrChange w:id="140" w:author="KARL-MICHAEL HAHN [2]" w:date="2021-09-23T08:40:00Z">
                  <w:rPr>
                    <w:rStyle w:val="Hyperlink"/>
                    <w:noProof/>
                  </w:rPr>
                </w:rPrChange>
              </w:rPr>
              <w:delText>Part Specific Information {AddInfoPartSpec}</w:delText>
            </w:r>
            <w:r w:rsidDel="00C258DB">
              <w:rPr>
                <w:noProof/>
                <w:webHidden/>
              </w:rPr>
              <w:tab/>
            </w:r>
            <w:r w:rsidR="00A14F6F" w:rsidDel="00C258DB">
              <w:rPr>
                <w:noProof/>
                <w:webHidden/>
              </w:rPr>
              <w:delText>3</w:delText>
            </w:r>
          </w:del>
        </w:p>
        <w:p w14:paraId="45A94047" w14:textId="38BB11A5" w:rsidR="0096284E" w:rsidDel="00C258DB" w:rsidRDefault="0096284E">
          <w:pPr>
            <w:pStyle w:val="TOC1"/>
            <w:rPr>
              <w:del w:id="141" w:author="KARL-MICHAEL HAHN [2]" w:date="2021-09-23T08:40:00Z"/>
              <w:rFonts w:asciiTheme="minorHAnsi" w:eastAsiaTheme="minorEastAsia" w:hAnsiTheme="minorHAnsi" w:cstheme="minorBidi"/>
              <w:noProof/>
              <w:szCs w:val="22"/>
              <w:lang w:val="de-DE" w:eastAsia="de-DE"/>
            </w:rPr>
          </w:pPr>
          <w:del w:id="142" w:author="KARL-MICHAEL HAHN [2]" w:date="2021-09-23T08:40:00Z">
            <w:r w:rsidRPr="00C258DB" w:rsidDel="00C258DB">
              <w:rPr>
                <w:rPrChange w:id="143" w:author="KARL-MICHAEL HAHN [2]" w:date="2021-09-23T08:40:00Z">
                  <w:rPr>
                    <w:rStyle w:val="Hyperlink"/>
                    <w:noProof/>
                  </w:rPr>
                </w:rPrChange>
              </w:rPr>
              <w:delText>4</w:delText>
            </w:r>
            <w:r w:rsidDel="00C258DB">
              <w:rPr>
                <w:rFonts w:asciiTheme="minorHAnsi" w:eastAsiaTheme="minorEastAsia" w:hAnsiTheme="minorHAnsi" w:cstheme="minorBidi"/>
                <w:noProof/>
                <w:szCs w:val="22"/>
                <w:lang w:val="de-DE" w:eastAsia="de-DE"/>
              </w:rPr>
              <w:tab/>
            </w:r>
            <w:r w:rsidRPr="00C258DB" w:rsidDel="00C258DB">
              <w:rPr>
                <w:rPrChange w:id="144" w:author="KARL-MICHAEL HAHN [2]" w:date="2021-09-23T08:40:00Z">
                  <w:rPr>
                    <w:rStyle w:val="Hyperlink"/>
                    <w:noProof/>
                  </w:rPr>
                </w:rPrChange>
              </w:rPr>
              <w:delText>Test Equipment Setup {Test Equipment}</w:delText>
            </w:r>
            <w:r w:rsidDel="00C258DB">
              <w:rPr>
                <w:noProof/>
                <w:webHidden/>
              </w:rPr>
              <w:tab/>
            </w:r>
            <w:r w:rsidR="00A14F6F" w:rsidDel="00C258DB">
              <w:rPr>
                <w:noProof/>
                <w:webHidden/>
              </w:rPr>
              <w:delText>3</w:delText>
            </w:r>
          </w:del>
        </w:p>
        <w:p w14:paraId="0913B53E" w14:textId="281DA69D" w:rsidR="0096284E" w:rsidDel="00C258DB" w:rsidRDefault="0096284E">
          <w:pPr>
            <w:pStyle w:val="TOC1"/>
            <w:rPr>
              <w:del w:id="145" w:author="KARL-MICHAEL HAHN [2]" w:date="2021-09-23T08:40:00Z"/>
              <w:rFonts w:asciiTheme="minorHAnsi" w:eastAsiaTheme="minorEastAsia" w:hAnsiTheme="minorHAnsi" w:cstheme="minorBidi"/>
              <w:noProof/>
              <w:szCs w:val="22"/>
              <w:lang w:val="de-DE" w:eastAsia="de-DE"/>
            </w:rPr>
          </w:pPr>
          <w:del w:id="146" w:author="KARL-MICHAEL HAHN [2]" w:date="2021-09-23T08:40:00Z">
            <w:r w:rsidRPr="00C258DB" w:rsidDel="00C258DB">
              <w:rPr>
                <w:rPrChange w:id="147" w:author="KARL-MICHAEL HAHN [2]" w:date="2021-09-23T08:40:00Z">
                  <w:rPr>
                    <w:rStyle w:val="Hyperlink"/>
                    <w:noProof/>
                  </w:rPr>
                </w:rPrChange>
              </w:rPr>
              <w:delText>5</w:delText>
            </w:r>
            <w:r w:rsidDel="00C258DB">
              <w:rPr>
                <w:rFonts w:asciiTheme="minorHAnsi" w:eastAsiaTheme="minorEastAsia" w:hAnsiTheme="minorHAnsi" w:cstheme="minorBidi"/>
                <w:noProof/>
                <w:szCs w:val="22"/>
                <w:lang w:val="de-DE" w:eastAsia="de-DE"/>
              </w:rPr>
              <w:tab/>
            </w:r>
            <w:r w:rsidRPr="00C258DB" w:rsidDel="00C258DB">
              <w:rPr>
                <w:rPrChange w:id="148" w:author="KARL-MICHAEL HAHN [2]" w:date="2021-09-23T08:40:00Z">
                  <w:rPr>
                    <w:rStyle w:val="Hyperlink"/>
                    <w:noProof/>
                  </w:rPr>
                </w:rPrChange>
              </w:rPr>
              <w:delText>Test Equipment Parameters (part-specific) {Test Sequence}</w:delText>
            </w:r>
            <w:r w:rsidDel="00C258DB">
              <w:rPr>
                <w:noProof/>
                <w:webHidden/>
              </w:rPr>
              <w:tab/>
            </w:r>
            <w:r w:rsidR="00A14F6F" w:rsidDel="00C258DB">
              <w:rPr>
                <w:noProof/>
                <w:webHidden/>
              </w:rPr>
              <w:delText>3</w:delText>
            </w:r>
          </w:del>
        </w:p>
        <w:p w14:paraId="541CD002" w14:textId="37CBE1AF" w:rsidR="0096284E" w:rsidDel="00C258DB" w:rsidRDefault="0096284E">
          <w:pPr>
            <w:pStyle w:val="TOC2"/>
            <w:tabs>
              <w:tab w:val="left" w:pos="1276"/>
              <w:tab w:val="right" w:leader="dot" w:pos="9396"/>
            </w:tabs>
            <w:rPr>
              <w:del w:id="149" w:author="KARL-MICHAEL HAHN [2]" w:date="2021-09-23T08:40:00Z"/>
              <w:rFonts w:asciiTheme="minorHAnsi" w:eastAsiaTheme="minorEastAsia" w:hAnsiTheme="minorHAnsi" w:cstheme="minorBidi"/>
              <w:noProof/>
              <w:szCs w:val="22"/>
              <w:lang w:val="de-DE" w:eastAsia="de-DE"/>
            </w:rPr>
          </w:pPr>
          <w:del w:id="150" w:author="KARL-MICHAEL HAHN [2]" w:date="2021-09-23T08:40:00Z">
            <w:r w:rsidRPr="00C258DB" w:rsidDel="00C258DB">
              <w:rPr>
                <w:rPrChange w:id="151" w:author="KARL-MICHAEL HAHN [2]" w:date="2021-09-23T08:40:00Z">
                  <w:rPr>
                    <w:rStyle w:val="Hyperlink"/>
                    <w:noProof/>
                  </w:rPr>
                </w:rPrChange>
              </w:rPr>
              <w:delText>5.1</w:delText>
            </w:r>
            <w:r w:rsidDel="00C258DB">
              <w:rPr>
                <w:rFonts w:asciiTheme="minorHAnsi" w:eastAsiaTheme="minorEastAsia" w:hAnsiTheme="minorHAnsi" w:cstheme="minorBidi"/>
                <w:noProof/>
                <w:szCs w:val="22"/>
                <w:lang w:val="de-DE" w:eastAsia="de-DE"/>
              </w:rPr>
              <w:tab/>
            </w:r>
            <w:r w:rsidRPr="00C258DB" w:rsidDel="00C258DB">
              <w:rPr>
                <w:rPrChange w:id="152" w:author="KARL-MICHAEL HAHN [2]" w:date="2021-09-23T08:40:00Z">
                  <w:rPr>
                    <w:rStyle w:val="Hyperlink"/>
                    <w:noProof/>
                  </w:rPr>
                </w:rPrChange>
              </w:rPr>
              <w:delText>General</w:delText>
            </w:r>
            <w:r w:rsidDel="00C258DB">
              <w:rPr>
                <w:noProof/>
                <w:webHidden/>
              </w:rPr>
              <w:tab/>
            </w:r>
            <w:r w:rsidR="00A14F6F" w:rsidDel="00C258DB">
              <w:rPr>
                <w:noProof/>
                <w:webHidden/>
              </w:rPr>
              <w:delText>3</w:delText>
            </w:r>
          </w:del>
        </w:p>
        <w:p w14:paraId="7064B750" w14:textId="12F4DD14" w:rsidR="0096284E" w:rsidDel="00C258DB" w:rsidRDefault="0096284E">
          <w:pPr>
            <w:pStyle w:val="TOC3"/>
            <w:rPr>
              <w:del w:id="153" w:author="KARL-MICHAEL HAHN [2]" w:date="2021-09-23T08:40:00Z"/>
              <w:rFonts w:asciiTheme="minorHAnsi" w:eastAsiaTheme="minorEastAsia" w:hAnsiTheme="minorHAnsi" w:cstheme="minorBidi"/>
              <w:noProof/>
              <w:szCs w:val="22"/>
              <w:lang w:val="de-DE" w:eastAsia="de-DE"/>
            </w:rPr>
          </w:pPr>
          <w:del w:id="154" w:author="KARL-MICHAEL HAHN [2]" w:date="2021-09-23T08:40:00Z">
            <w:r w:rsidRPr="00C258DB" w:rsidDel="00C258DB">
              <w:rPr>
                <w:rPrChange w:id="155" w:author="KARL-MICHAEL HAHN [2]" w:date="2021-09-23T08:40:00Z">
                  <w:rPr>
                    <w:rStyle w:val="Hyperlink"/>
                    <w:noProof/>
                  </w:rPr>
                </w:rPrChange>
              </w:rPr>
              <w:delText>5.1.1</w:delText>
            </w:r>
            <w:r w:rsidDel="00C258DB">
              <w:rPr>
                <w:rFonts w:asciiTheme="minorHAnsi" w:eastAsiaTheme="minorEastAsia" w:hAnsiTheme="minorHAnsi" w:cstheme="minorBidi"/>
                <w:noProof/>
                <w:szCs w:val="22"/>
                <w:lang w:val="de-DE" w:eastAsia="de-DE"/>
              </w:rPr>
              <w:tab/>
            </w:r>
            <w:r w:rsidRPr="00C258DB" w:rsidDel="00C258DB">
              <w:rPr>
                <w:rPrChange w:id="156" w:author="KARL-MICHAEL HAHN [2]" w:date="2021-09-23T08:40:00Z">
                  <w:rPr>
                    <w:rStyle w:val="Hyperlink"/>
                    <w:noProof/>
                  </w:rPr>
                </w:rPrChange>
              </w:rPr>
              <w:delText>Classification</w:delText>
            </w:r>
            <w:r w:rsidDel="00C258DB">
              <w:rPr>
                <w:noProof/>
                <w:webHidden/>
              </w:rPr>
              <w:tab/>
            </w:r>
            <w:r w:rsidR="00A14F6F" w:rsidDel="00C258DB">
              <w:rPr>
                <w:noProof/>
                <w:webHidden/>
              </w:rPr>
              <w:delText>3</w:delText>
            </w:r>
          </w:del>
        </w:p>
        <w:p w14:paraId="62D9690D" w14:textId="6989B31E" w:rsidR="0096284E" w:rsidDel="00C258DB" w:rsidRDefault="0096284E">
          <w:pPr>
            <w:pStyle w:val="TOC3"/>
            <w:rPr>
              <w:del w:id="157" w:author="KARL-MICHAEL HAHN [2]" w:date="2021-09-23T08:40:00Z"/>
              <w:rFonts w:asciiTheme="minorHAnsi" w:eastAsiaTheme="minorEastAsia" w:hAnsiTheme="minorHAnsi" w:cstheme="minorBidi"/>
              <w:noProof/>
              <w:szCs w:val="22"/>
              <w:lang w:val="de-DE" w:eastAsia="de-DE"/>
            </w:rPr>
          </w:pPr>
          <w:del w:id="158" w:author="KARL-MICHAEL HAHN [2]" w:date="2021-09-23T08:40:00Z">
            <w:r w:rsidRPr="00C258DB" w:rsidDel="00C258DB">
              <w:rPr>
                <w:rPrChange w:id="159" w:author="KARL-MICHAEL HAHN [2]" w:date="2021-09-23T08:40:00Z">
                  <w:rPr>
                    <w:rStyle w:val="Hyperlink"/>
                    <w:noProof/>
                  </w:rPr>
                </w:rPrChange>
              </w:rPr>
              <w:delText>5.1.2</w:delText>
            </w:r>
            <w:r w:rsidDel="00C258DB">
              <w:rPr>
                <w:rFonts w:asciiTheme="minorHAnsi" w:eastAsiaTheme="minorEastAsia" w:hAnsiTheme="minorHAnsi" w:cstheme="minorBidi"/>
                <w:noProof/>
                <w:szCs w:val="22"/>
                <w:lang w:val="de-DE" w:eastAsia="de-DE"/>
              </w:rPr>
              <w:tab/>
            </w:r>
            <w:r w:rsidRPr="00C258DB" w:rsidDel="00C258DB">
              <w:rPr>
                <w:rPrChange w:id="160" w:author="KARL-MICHAEL HAHN [2]" w:date="2021-09-23T08:40:00Z">
                  <w:rPr>
                    <w:rStyle w:val="Hyperlink"/>
                    <w:noProof/>
                  </w:rPr>
                </w:rPrChange>
              </w:rPr>
              <w:delText>Specifying data points</w:delText>
            </w:r>
            <w:r w:rsidDel="00C258DB">
              <w:rPr>
                <w:noProof/>
                <w:webHidden/>
              </w:rPr>
              <w:tab/>
            </w:r>
            <w:r w:rsidR="00A14F6F" w:rsidDel="00C258DB">
              <w:rPr>
                <w:noProof/>
                <w:webHidden/>
              </w:rPr>
              <w:delText>3</w:delText>
            </w:r>
          </w:del>
        </w:p>
        <w:p w14:paraId="49A014A1" w14:textId="38EC2718" w:rsidR="0096284E" w:rsidDel="00C258DB" w:rsidRDefault="0096284E">
          <w:pPr>
            <w:pStyle w:val="TOC2"/>
            <w:tabs>
              <w:tab w:val="left" w:pos="1276"/>
              <w:tab w:val="right" w:leader="dot" w:pos="9396"/>
            </w:tabs>
            <w:rPr>
              <w:del w:id="161" w:author="KARL-MICHAEL HAHN [2]" w:date="2021-09-23T08:40:00Z"/>
              <w:rFonts w:asciiTheme="minorHAnsi" w:eastAsiaTheme="minorEastAsia" w:hAnsiTheme="minorHAnsi" w:cstheme="minorBidi"/>
              <w:noProof/>
              <w:szCs w:val="22"/>
              <w:lang w:val="de-DE" w:eastAsia="de-DE"/>
            </w:rPr>
          </w:pPr>
          <w:del w:id="162" w:author="KARL-MICHAEL HAHN [2]" w:date="2021-09-23T08:40:00Z">
            <w:r w:rsidRPr="00C258DB" w:rsidDel="00C258DB">
              <w:rPr>
                <w:rPrChange w:id="163" w:author="KARL-MICHAEL HAHN [2]" w:date="2021-09-23T08:40:00Z">
                  <w:rPr>
                    <w:rStyle w:val="Hyperlink"/>
                    <w:noProof/>
                  </w:rPr>
                </w:rPrChange>
              </w:rPr>
              <w:delText>5.2</w:delText>
            </w:r>
            <w:r w:rsidDel="00C258DB">
              <w:rPr>
                <w:rFonts w:asciiTheme="minorHAnsi" w:eastAsiaTheme="minorEastAsia" w:hAnsiTheme="minorHAnsi" w:cstheme="minorBidi"/>
                <w:noProof/>
                <w:szCs w:val="22"/>
                <w:lang w:val="de-DE" w:eastAsia="de-DE"/>
              </w:rPr>
              <w:tab/>
            </w:r>
            <w:r w:rsidRPr="00C258DB" w:rsidDel="00C258DB">
              <w:rPr>
                <w:rPrChange w:id="164" w:author="KARL-MICHAEL HAHN [2]" w:date="2021-09-23T08:40:00Z">
                  <w:rPr>
                    <w:rStyle w:val="Hyperlink"/>
                    <w:noProof/>
                  </w:rPr>
                </w:rPrChange>
              </w:rPr>
              <w:delText>Preload {Preload}</w:delText>
            </w:r>
            <w:r w:rsidDel="00C258DB">
              <w:rPr>
                <w:noProof/>
                <w:webHidden/>
              </w:rPr>
              <w:tab/>
            </w:r>
            <w:r w:rsidR="00A14F6F" w:rsidDel="00C258DB">
              <w:rPr>
                <w:noProof/>
                <w:webHidden/>
              </w:rPr>
              <w:delText>3</w:delText>
            </w:r>
          </w:del>
        </w:p>
        <w:p w14:paraId="1D443676" w14:textId="35626D50" w:rsidR="0096284E" w:rsidDel="00C258DB" w:rsidRDefault="0096284E">
          <w:pPr>
            <w:pStyle w:val="TOC2"/>
            <w:tabs>
              <w:tab w:val="left" w:pos="1276"/>
              <w:tab w:val="right" w:leader="dot" w:pos="9396"/>
            </w:tabs>
            <w:rPr>
              <w:del w:id="165" w:author="KARL-MICHAEL HAHN [2]" w:date="2021-09-23T08:40:00Z"/>
              <w:rFonts w:asciiTheme="minorHAnsi" w:eastAsiaTheme="minorEastAsia" w:hAnsiTheme="minorHAnsi" w:cstheme="minorBidi"/>
              <w:noProof/>
              <w:szCs w:val="22"/>
              <w:lang w:val="de-DE" w:eastAsia="de-DE"/>
            </w:rPr>
          </w:pPr>
          <w:del w:id="166" w:author="KARL-MICHAEL HAHN [2]" w:date="2021-09-23T08:40:00Z">
            <w:r w:rsidRPr="00C258DB" w:rsidDel="00C258DB">
              <w:rPr>
                <w:rPrChange w:id="167" w:author="KARL-MICHAEL HAHN [2]" w:date="2021-09-23T08:40:00Z">
                  <w:rPr>
                    <w:rStyle w:val="Hyperlink"/>
                    <w:noProof/>
                  </w:rPr>
                </w:rPrChange>
              </w:rPr>
              <w:delText>5.3</w:delText>
            </w:r>
            <w:r w:rsidDel="00C258DB">
              <w:rPr>
                <w:rFonts w:asciiTheme="minorHAnsi" w:eastAsiaTheme="minorEastAsia" w:hAnsiTheme="minorHAnsi" w:cstheme="minorBidi"/>
                <w:noProof/>
                <w:szCs w:val="22"/>
                <w:lang w:val="de-DE" w:eastAsia="de-DE"/>
              </w:rPr>
              <w:tab/>
            </w:r>
            <w:r w:rsidRPr="00C258DB" w:rsidDel="00C258DB">
              <w:rPr>
                <w:rPrChange w:id="168" w:author="KARL-MICHAEL HAHN [2]" w:date="2021-09-23T08:40:00Z">
                  <w:rPr>
                    <w:rStyle w:val="Hyperlink"/>
                    <w:noProof/>
                  </w:rPr>
                </w:rPrChange>
              </w:rPr>
              <w:delText>Additional Preload {Preload2}</w:delText>
            </w:r>
            <w:r w:rsidDel="00C258DB">
              <w:rPr>
                <w:noProof/>
                <w:webHidden/>
              </w:rPr>
              <w:tab/>
            </w:r>
            <w:r w:rsidR="00A14F6F" w:rsidDel="00C258DB">
              <w:rPr>
                <w:noProof/>
                <w:webHidden/>
              </w:rPr>
              <w:delText>3</w:delText>
            </w:r>
          </w:del>
        </w:p>
        <w:p w14:paraId="5CEA1BC4" w14:textId="13814DA2" w:rsidR="0096284E" w:rsidDel="00C258DB" w:rsidRDefault="0096284E">
          <w:pPr>
            <w:pStyle w:val="TOC2"/>
            <w:tabs>
              <w:tab w:val="left" w:pos="1276"/>
              <w:tab w:val="right" w:leader="dot" w:pos="9396"/>
            </w:tabs>
            <w:rPr>
              <w:del w:id="169" w:author="KARL-MICHAEL HAHN [2]" w:date="2021-09-23T08:40:00Z"/>
              <w:rFonts w:asciiTheme="minorHAnsi" w:eastAsiaTheme="minorEastAsia" w:hAnsiTheme="minorHAnsi" w:cstheme="minorBidi"/>
              <w:noProof/>
              <w:szCs w:val="22"/>
              <w:lang w:val="de-DE" w:eastAsia="de-DE"/>
            </w:rPr>
          </w:pPr>
          <w:del w:id="170" w:author="KARL-MICHAEL HAHN [2]" w:date="2021-09-23T08:40:00Z">
            <w:r w:rsidRPr="00C258DB" w:rsidDel="00C258DB">
              <w:rPr>
                <w:rPrChange w:id="171" w:author="KARL-MICHAEL HAHN [2]" w:date="2021-09-23T08:40:00Z">
                  <w:rPr>
                    <w:rStyle w:val="Hyperlink"/>
                    <w:noProof/>
                  </w:rPr>
                </w:rPrChange>
              </w:rPr>
              <w:delText>5.4</w:delText>
            </w:r>
            <w:r w:rsidDel="00C258DB">
              <w:rPr>
                <w:rFonts w:asciiTheme="minorHAnsi" w:eastAsiaTheme="minorEastAsia" w:hAnsiTheme="minorHAnsi" w:cstheme="minorBidi"/>
                <w:noProof/>
                <w:szCs w:val="22"/>
                <w:lang w:val="de-DE" w:eastAsia="de-DE"/>
              </w:rPr>
              <w:tab/>
            </w:r>
            <w:r w:rsidRPr="00C258DB" w:rsidDel="00C258DB">
              <w:rPr>
                <w:rPrChange w:id="172" w:author="KARL-MICHAEL HAHN [2]" w:date="2021-09-23T08:40:00Z">
                  <w:rPr>
                    <w:rStyle w:val="Hyperlink"/>
                    <w:noProof/>
                  </w:rPr>
                </w:rPrChange>
              </w:rPr>
              <w:delText>Preconditioning {PreConditioning}</w:delText>
            </w:r>
            <w:r w:rsidDel="00C258DB">
              <w:rPr>
                <w:noProof/>
                <w:webHidden/>
              </w:rPr>
              <w:tab/>
            </w:r>
            <w:r w:rsidR="00A14F6F" w:rsidDel="00C258DB">
              <w:rPr>
                <w:noProof/>
                <w:webHidden/>
              </w:rPr>
              <w:delText>3</w:delText>
            </w:r>
          </w:del>
        </w:p>
        <w:p w14:paraId="1C38124F" w14:textId="2D685DC5" w:rsidR="0096284E" w:rsidDel="00C258DB" w:rsidRDefault="0096284E">
          <w:pPr>
            <w:pStyle w:val="TOC2"/>
            <w:tabs>
              <w:tab w:val="left" w:pos="1276"/>
              <w:tab w:val="right" w:leader="dot" w:pos="9396"/>
            </w:tabs>
            <w:rPr>
              <w:del w:id="173" w:author="KARL-MICHAEL HAHN [2]" w:date="2021-09-23T08:40:00Z"/>
              <w:rFonts w:asciiTheme="minorHAnsi" w:eastAsiaTheme="minorEastAsia" w:hAnsiTheme="minorHAnsi" w:cstheme="minorBidi"/>
              <w:noProof/>
              <w:szCs w:val="22"/>
              <w:lang w:val="de-DE" w:eastAsia="de-DE"/>
            </w:rPr>
          </w:pPr>
          <w:del w:id="174" w:author="KARL-MICHAEL HAHN [2]" w:date="2021-09-23T08:40:00Z">
            <w:r w:rsidRPr="00C258DB" w:rsidDel="00C258DB">
              <w:rPr>
                <w:rPrChange w:id="175" w:author="KARL-MICHAEL HAHN [2]" w:date="2021-09-23T08:40:00Z">
                  <w:rPr>
                    <w:rStyle w:val="Hyperlink"/>
                    <w:noProof/>
                  </w:rPr>
                </w:rPrChange>
              </w:rPr>
              <w:delText>5.5</w:delText>
            </w:r>
            <w:r w:rsidDel="00C258DB">
              <w:rPr>
                <w:rFonts w:asciiTheme="minorHAnsi" w:eastAsiaTheme="minorEastAsia" w:hAnsiTheme="minorHAnsi" w:cstheme="minorBidi"/>
                <w:noProof/>
                <w:szCs w:val="22"/>
                <w:lang w:val="de-DE" w:eastAsia="de-DE"/>
              </w:rPr>
              <w:tab/>
            </w:r>
            <w:r w:rsidRPr="00C258DB" w:rsidDel="00C258DB">
              <w:rPr>
                <w:rPrChange w:id="176" w:author="KARL-MICHAEL HAHN [2]" w:date="2021-09-23T08:40:00Z">
                  <w:rPr>
                    <w:rStyle w:val="Hyperlink"/>
                    <w:noProof/>
                  </w:rPr>
                </w:rPrChange>
              </w:rPr>
              <w:delText>Test programs</w:delText>
            </w:r>
            <w:r w:rsidDel="00C258DB">
              <w:rPr>
                <w:noProof/>
                <w:webHidden/>
              </w:rPr>
              <w:tab/>
            </w:r>
            <w:r w:rsidR="00A14F6F" w:rsidDel="00C258DB">
              <w:rPr>
                <w:noProof/>
                <w:webHidden/>
              </w:rPr>
              <w:delText>3</w:delText>
            </w:r>
          </w:del>
        </w:p>
        <w:p w14:paraId="2E232DF4" w14:textId="5F0C5C89" w:rsidR="0096284E" w:rsidRPr="004C26DA" w:rsidDel="00C258DB" w:rsidRDefault="0096284E">
          <w:pPr>
            <w:pStyle w:val="TOC3"/>
            <w:rPr>
              <w:del w:id="177" w:author="KARL-MICHAEL HAHN [2]" w:date="2021-09-23T08:40:00Z"/>
              <w:rFonts w:asciiTheme="minorHAnsi" w:eastAsiaTheme="minorEastAsia" w:hAnsiTheme="minorHAnsi" w:cstheme="minorBidi"/>
              <w:noProof/>
              <w:szCs w:val="22"/>
              <w:lang w:val="de-DE" w:eastAsia="de-DE"/>
            </w:rPr>
          </w:pPr>
          <w:del w:id="178" w:author="KARL-MICHAEL HAHN [2]" w:date="2021-09-23T08:40:00Z">
            <w:r w:rsidRPr="00C258DB" w:rsidDel="00C258DB">
              <w:rPr>
                <w:rPrChange w:id="179" w:author="KARL-MICHAEL HAHN [2]" w:date="2021-09-23T08:40:00Z">
                  <w:rPr>
                    <w:rStyle w:val="Hyperlink"/>
                    <w:i/>
                    <w:iCs/>
                    <w:noProof/>
                  </w:rPr>
                </w:rPrChange>
              </w:rPr>
              <w:delText>5.5.1</w:delText>
            </w:r>
            <w:r w:rsidRPr="004C26DA" w:rsidDel="00C258DB">
              <w:rPr>
                <w:rFonts w:asciiTheme="minorHAnsi" w:eastAsiaTheme="minorEastAsia" w:hAnsiTheme="minorHAnsi" w:cstheme="minorBidi"/>
                <w:noProof/>
                <w:szCs w:val="22"/>
                <w:lang w:val="de-DE" w:eastAsia="de-DE"/>
              </w:rPr>
              <w:tab/>
            </w:r>
            <w:r w:rsidRPr="00C258DB" w:rsidDel="00C258DB">
              <w:rPr>
                <w:rPrChange w:id="180" w:author="KARL-MICHAEL HAHN [2]" w:date="2021-09-23T08:40:00Z">
                  <w:rPr>
                    <w:rStyle w:val="Hyperlink"/>
                    <w:i/>
                    <w:iCs/>
                    <w:noProof/>
                  </w:rPr>
                </w:rPrChange>
              </w:rPr>
              <w:delText>Test program 1 e.g. Measurement with Oscillating Excitation {TPmOscillatExcitMS }</w:delText>
            </w:r>
            <w:r w:rsidRPr="004C26DA" w:rsidDel="00C258DB">
              <w:rPr>
                <w:noProof/>
                <w:webHidden/>
              </w:rPr>
              <w:tab/>
            </w:r>
            <w:r w:rsidR="00A14F6F" w:rsidDel="00C258DB">
              <w:rPr>
                <w:noProof/>
                <w:webHidden/>
              </w:rPr>
              <w:delText>3</w:delText>
            </w:r>
          </w:del>
        </w:p>
        <w:p w14:paraId="16A6A789" w14:textId="41F70187" w:rsidR="0096284E" w:rsidRPr="004C26DA" w:rsidDel="00C258DB" w:rsidRDefault="0096284E">
          <w:pPr>
            <w:pStyle w:val="TOC3"/>
            <w:rPr>
              <w:del w:id="181" w:author="KARL-MICHAEL HAHN [2]" w:date="2021-09-23T08:40:00Z"/>
              <w:rFonts w:asciiTheme="minorHAnsi" w:eastAsiaTheme="minorEastAsia" w:hAnsiTheme="minorHAnsi" w:cstheme="minorBidi"/>
              <w:noProof/>
              <w:szCs w:val="22"/>
              <w:lang w:val="de-DE" w:eastAsia="de-DE"/>
            </w:rPr>
          </w:pPr>
          <w:del w:id="182" w:author="KARL-MICHAEL HAHN [2]" w:date="2021-09-23T08:40:00Z">
            <w:r w:rsidRPr="00C258DB" w:rsidDel="00C258DB">
              <w:rPr>
                <w:rPrChange w:id="183" w:author="KARL-MICHAEL HAHN [2]" w:date="2021-09-23T08:40:00Z">
                  <w:rPr>
                    <w:rStyle w:val="Hyperlink"/>
                    <w:i/>
                    <w:iCs/>
                    <w:noProof/>
                  </w:rPr>
                </w:rPrChange>
              </w:rPr>
              <w:delText>5.5.2</w:delText>
            </w:r>
            <w:r w:rsidRPr="004C26DA" w:rsidDel="00C258DB">
              <w:rPr>
                <w:rFonts w:asciiTheme="minorHAnsi" w:eastAsiaTheme="minorEastAsia" w:hAnsiTheme="minorHAnsi" w:cstheme="minorBidi"/>
                <w:noProof/>
                <w:szCs w:val="22"/>
                <w:lang w:val="de-DE" w:eastAsia="de-DE"/>
              </w:rPr>
              <w:tab/>
            </w:r>
            <w:r w:rsidRPr="00C258DB" w:rsidDel="00C258DB">
              <w:rPr>
                <w:rPrChange w:id="184" w:author="KARL-MICHAEL HAHN [2]" w:date="2021-09-23T08:40:00Z">
                  <w:rPr>
                    <w:rStyle w:val="Hyperlink"/>
                    <w:i/>
                    <w:iCs/>
                    <w:noProof/>
                  </w:rPr>
                </w:rPrChange>
              </w:rPr>
              <w:delText>Test program 2 e.g. Measurement with …{…}</w:delText>
            </w:r>
            <w:r w:rsidRPr="004C26DA" w:rsidDel="00C258DB">
              <w:rPr>
                <w:noProof/>
                <w:webHidden/>
              </w:rPr>
              <w:tab/>
            </w:r>
            <w:r w:rsidR="00A14F6F" w:rsidDel="00C258DB">
              <w:rPr>
                <w:noProof/>
                <w:webHidden/>
              </w:rPr>
              <w:delText>3</w:delText>
            </w:r>
          </w:del>
        </w:p>
        <w:p w14:paraId="1275E799" w14:textId="6A4DC1CF" w:rsidR="0096284E" w:rsidRPr="004C26DA" w:rsidDel="00C258DB" w:rsidRDefault="0096284E">
          <w:pPr>
            <w:pStyle w:val="TOC3"/>
            <w:rPr>
              <w:del w:id="185" w:author="KARL-MICHAEL HAHN [2]" w:date="2021-09-23T08:40:00Z"/>
              <w:rFonts w:asciiTheme="minorHAnsi" w:eastAsiaTheme="minorEastAsia" w:hAnsiTheme="minorHAnsi" w:cstheme="minorBidi"/>
              <w:noProof/>
              <w:szCs w:val="22"/>
              <w:lang w:val="de-DE" w:eastAsia="de-DE"/>
            </w:rPr>
          </w:pPr>
          <w:del w:id="186" w:author="KARL-MICHAEL HAHN [2]" w:date="2021-09-23T08:40:00Z">
            <w:r w:rsidRPr="00C258DB" w:rsidDel="00C258DB">
              <w:rPr>
                <w:rPrChange w:id="187" w:author="KARL-MICHAEL HAHN [2]" w:date="2021-09-23T08:40:00Z">
                  <w:rPr>
                    <w:rStyle w:val="Hyperlink"/>
                    <w:i/>
                    <w:iCs/>
                    <w:noProof/>
                  </w:rPr>
                </w:rPrChange>
              </w:rPr>
              <w:delText>5.5.3</w:delText>
            </w:r>
            <w:r w:rsidRPr="004C26DA" w:rsidDel="00C258DB">
              <w:rPr>
                <w:rFonts w:asciiTheme="minorHAnsi" w:eastAsiaTheme="minorEastAsia" w:hAnsiTheme="minorHAnsi" w:cstheme="minorBidi"/>
                <w:noProof/>
                <w:szCs w:val="22"/>
                <w:lang w:val="de-DE" w:eastAsia="de-DE"/>
              </w:rPr>
              <w:tab/>
            </w:r>
            <w:r w:rsidRPr="00C258DB" w:rsidDel="00C258DB">
              <w:rPr>
                <w:rPrChange w:id="188" w:author="KARL-MICHAEL HAHN [2]" w:date="2021-09-23T08:40:00Z">
                  <w:rPr>
                    <w:rStyle w:val="Hyperlink"/>
                    <w:i/>
                    <w:iCs/>
                    <w:noProof/>
                  </w:rPr>
                </w:rPrChange>
              </w:rPr>
              <w:delText>Test program 3 e.g. Measurement with …{…}</w:delText>
            </w:r>
            <w:r w:rsidRPr="004C26DA" w:rsidDel="00C258DB">
              <w:rPr>
                <w:noProof/>
                <w:webHidden/>
              </w:rPr>
              <w:tab/>
            </w:r>
            <w:r w:rsidR="00A14F6F" w:rsidDel="00C258DB">
              <w:rPr>
                <w:noProof/>
                <w:webHidden/>
              </w:rPr>
              <w:delText>3</w:delText>
            </w:r>
          </w:del>
        </w:p>
        <w:p w14:paraId="50428E3B" w14:textId="42ACC891" w:rsidR="0096284E" w:rsidDel="00C258DB" w:rsidRDefault="0096284E">
          <w:pPr>
            <w:pStyle w:val="TOC3"/>
            <w:rPr>
              <w:del w:id="189" w:author="KARL-MICHAEL HAHN [2]" w:date="2021-09-23T08:40:00Z"/>
              <w:rFonts w:asciiTheme="minorHAnsi" w:eastAsiaTheme="minorEastAsia" w:hAnsiTheme="minorHAnsi" w:cstheme="minorBidi"/>
              <w:noProof/>
              <w:szCs w:val="22"/>
              <w:lang w:val="de-DE" w:eastAsia="de-DE"/>
            </w:rPr>
          </w:pPr>
          <w:del w:id="190" w:author="KARL-MICHAEL HAHN [2]" w:date="2021-09-23T08:40:00Z">
            <w:r w:rsidRPr="00C258DB" w:rsidDel="00C258DB">
              <w:rPr>
                <w:rPrChange w:id="191" w:author="KARL-MICHAEL HAHN [2]" w:date="2021-09-23T08:40:00Z">
                  <w:rPr>
                    <w:rStyle w:val="Hyperlink"/>
                    <w:i/>
                    <w:iCs/>
                    <w:noProof/>
                  </w:rPr>
                </w:rPrChange>
              </w:rPr>
              <w:delText>5.5.4</w:delText>
            </w:r>
            <w:r w:rsidRPr="004C26DA" w:rsidDel="00C258DB">
              <w:rPr>
                <w:rFonts w:asciiTheme="minorHAnsi" w:eastAsiaTheme="minorEastAsia" w:hAnsiTheme="minorHAnsi" w:cstheme="minorBidi"/>
                <w:noProof/>
                <w:szCs w:val="22"/>
                <w:lang w:val="de-DE" w:eastAsia="de-DE"/>
              </w:rPr>
              <w:tab/>
            </w:r>
            <w:r w:rsidRPr="00C258DB" w:rsidDel="00C258DB">
              <w:rPr>
                <w:rPrChange w:id="192" w:author="KARL-MICHAEL HAHN [2]" w:date="2021-09-23T08:40:00Z">
                  <w:rPr>
                    <w:rStyle w:val="Hyperlink"/>
                    <w:i/>
                    <w:iCs/>
                    <w:noProof/>
                  </w:rPr>
                </w:rPrChange>
              </w:rPr>
              <w:delText>Test program 4 e.g. Measurement with …{…}</w:delText>
            </w:r>
            <w:r w:rsidRPr="004C26DA" w:rsidDel="00C258DB">
              <w:rPr>
                <w:noProof/>
                <w:webHidden/>
              </w:rPr>
              <w:tab/>
            </w:r>
            <w:r w:rsidR="00A14F6F" w:rsidDel="00C258DB">
              <w:rPr>
                <w:noProof/>
                <w:webHidden/>
              </w:rPr>
              <w:delText>3</w:delText>
            </w:r>
          </w:del>
        </w:p>
        <w:p w14:paraId="2457495F" w14:textId="65618053" w:rsidR="0096284E" w:rsidDel="00C258DB" w:rsidRDefault="0096284E">
          <w:pPr>
            <w:pStyle w:val="TOC2"/>
            <w:tabs>
              <w:tab w:val="left" w:pos="1276"/>
              <w:tab w:val="right" w:leader="dot" w:pos="9396"/>
            </w:tabs>
            <w:rPr>
              <w:del w:id="193" w:author="KARL-MICHAEL HAHN [2]" w:date="2021-09-23T08:40:00Z"/>
              <w:rFonts w:asciiTheme="minorHAnsi" w:eastAsiaTheme="minorEastAsia" w:hAnsiTheme="minorHAnsi" w:cstheme="minorBidi"/>
              <w:noProof/>
              <w:szCs w:val="22"/>
              <w:lang w:val="de-DE" w:eastAsia="de-DE"/>
            </w:rPr>
          </w:pPr>
          <w:del w:id="194" w:author="KARL-MICHAEL HAHN [2]" w:date="2021-09-23T08:40:00Z">
            <w:r w:rsidRPr="00C258DB" w:rsidDel="00C258DB">
              <w:rPr>
                <w:rPrChange w:id="195" w:author="KARL-MICHAEL HAHN [2]" w:date="2021-09-23T08:40:00Z">
                  <w:rPr>
                    <w:rStyle w:val="Hyperlink"/>
                    <w:noProof/>
                  </w:rPr>
                </w:rPrChange>
              </w:rPr>
              <w:delText>5.6</w:delText>
            </w:r>
            <w:r w:rsidDel="00C258DB">
              <w:rPr>
                <w:rFonts w:asciiTheme="minorHAnsi" w:eastAsiaTheme="minorEastAsia" w:hAnsiTheme="minorHAnsi" w:cstheme="minorBidi"/>
                <w:noProof/>
                <w:szCs w:val="22"/>
                <w:lang w:val="de-DE" w:eastAsia="de-DE"/>
              </w:rPr>
              <w:tab/>
            </w:r>
            <w:r w:rsidRPr="00C258DB" w:rsidDel="00C258DB">
              <w:rPr>
                <w:rPrChange w:id="196" w:author="KARL-MICHAEL HAHN [2]" w:date="2021-09-23T08:40:00Z">
                  <w:rPr>
                    <w:rStyle w:val="Hyperlink"/>
                    <w:noProof/>
                  </w:rPr>
                </w:rPrChange>
              </w:rPr>
              <w:delText>Environmental Parameters {EnvironmentPara}</w:delText>
            </w:r>
            <w:r w:rsidDel="00C258DB">
              <w:rPr>
                <w:noProof/>
                <w:webHidden/>
              </w:rPr>
              <w:tab/>
            </w:r>
            <w:r w:rsidR="00A14F6F" w:rsidDel="00C258DB">
              <w:rPr>
                <w:noProof/>
                <w:webHidden/>
              </w:rPr>
              <w:delText>3</w:delText>
            </w:r>
          </w:del>
        </w:p>
        <w:p w14:paraId="43A6967B" w14:textId="580B351B" w:rsidR="0096284E" w:rsidDel="00C258DB" w:rsidRDefault="0096284E">
          <w:pPr>
            <w:pStyle w:val="TOC1"/>
            <w:rPr>
              <w:del w:id="197" w:author="KARL-MICHAEL HAHN [2]" w:date="2021-09-23T08:40:00Z"/>
              <w:rFonts w:asciiTheme="minorHAnsi" w:eastAsiaTheme="minorEastAsia" w:hAnsiTheme="minorHAnsi" w:cstheme="minorBidi"/>
              <w:noProof/>
              <w:szCs w:val="22"/>
              <w:lang w:val="de-DE" w:eastAsia="de-DE"/>
            </w:rPr>
          </w:pPr>
          <w:del w:id="198" w:author="KARL-MICHAEL HAHN [2]" w:date="2021-09-23T08:40:00Z">
            <w:r w:rsidRPr="00C258DB" w:rsidDel="00C258DB">
              <w:rPr>
                <w:rPrChange w:id="199" w:author="KARL-MICHAEL HAHN [2]" w:date="2021-09-23T08:40:00Z">
                  <w:rPr>
                    <w:rStyle w:val="Hyperlink"/>
                    <w:noProof/>
                  </w:rPr>
                </w:rPrChange>
              </w:rPr>
              <w:delText>6</w:delText>
            </w:r>
            <w:r w:rsidDel="00C258DB">
              <w:rPr>
                <w:rFonts w:asciiTheme="minorHAnsi" w:eastAsiaTheme="minorEastAsia" w:hAnsiTheme="minorHAnsi" w:cstheme="minorBidi"/>
                <w:noProof/>
                <w:szCs w:val="22"/>
                <w:lang w:val="de-DE" w:eastAsia="de-DE"/>
              </w:rPr>
              <w:tab/>
            </w:r>
            <w:r w:rsidRPr="00C258DB" w:rsidDel="00C258DB">
              <w:rPr>
                <w:rPrChange w:id="200" w:author="KARL-MICHAEL HAHN [2]" w:date="2021-09-23T08:40:00Z">
                  <w:rPr>
                    <w:rStyle w:val="Hyperlink"/>
                    <w:noProof/>
                  </w:rPr>
                </w:rPrChange>
              </w:rPr>
              <w:delText>Instance data</w:delText>
            </w:r>
            <w:r w:rsidDel="00C258DB">
              <w:rPr>
                <w:noProof/>
                <w:webHidden/>
              </w:rPr>
              <w:tab/>
            </w:r>
            <w:r w:rsidR="00A14F6F" w:rsidDel="00C258DB">
              <w:rPr>
                <w:noProof/>
                <w:webHidden/>
              </w:rPr>
              <w:delText>3</w:delText>
            </w:r>
          </w:del>
        </w:p>
        <w:p w14:paraId="68E7C5C5" w14:textId="38D756FE" w:rsidR="0096284E" w:rsidDel="00C258DB" w:rsidRDefault="0096284E">
          <w:pPr>
            <w:pStyle w:val="TOC2"/>
            <w:tabs>
              <w:tab w:val="left" w:pos="1276"/>
              <w:tab w:val="right" w:leader="dot" w:pos="9396"/>
            </w:tabs>
            <w:rPr>
              <w:del w:id="201" w:author="KARL-MICHAEL HAHN [2]" w:date="2021-09-23T08:40:00Z"/>
              <w:rFonts w:asciiTheme="minorHAnsi" w:eastAsiaTheme="minorEastAsia" w:hAnsiTheme="minorHAnsi" w:cstheme="minorBidi"/>
              <w:noProof/>
              <w:szCs w:val="22"/>
              <w:lang w:val="de-DE" w:eastAsia="de-DE"/>
            </w:rPr>
          </w:pPr>
          <w:del w:id="202" w:author="KARL-MICHAEL HAHN [2]" w:date="2021-09-23T08:40:00Z">
            <w:r w:rsidRPr="00C258DB" w:rsidDel="00C258DB">
              <w:rPr>
                <w:rPrChange w:id="203" w:author="KARL-MICHAEL HAHN [2]" w:date="2021-09-23T08:40:00Z">
                  <w:rPr>
                    <w:rStyle w:val="Hyperlink"/>
                    <w:noProof/>
                  </w:rPr>
                </w:rPrChange>
              </w:rPr>
              <w:delText>6.1</w:delText>
            </w:r>
            <w:r w:rsidDel="00C258DB">
              <w:rPr>
                <w:rFonts w:asciiTheme="minorHAnsi" w:eastAsiaTheme="minorEastAsia" w:hAnsiTheme="minorHAnsi" w:cstheme="minorBidi"/>
                <w:noProof/>
                <w:szCs w:val="22"/>
                <w:lang w:val="de-DE" w:eastAsia="de-DE"/>
              </w:rPr>
              <w:tab/>
            </w:r>
            <w:r w:rsidRPr="00C258DB" w:rsidDel="00C258DB">
              <w:rPr>
                <w:rPrChange w:id="204" w:author="KARL-MICHAEL HAHN [2]" w:date="2021-09-23T08:40:00Z">
                  <w:rPr>
                    <w:rStyle w:val="Hyperlink"/>
                    <w:noProof/>
                  </w:rPr>
                </w:rPrChange>
              </w:rPr>
              <w:delText>Functional Data (part-specific) {FunctionalData}</w:delText>
            </w:r>
            <w:r w:rsidDel="00C258DB">
              <w:rPr>
                <w:noProof/>
                <w:webHidden/>
              </w:rPr>
              <w:tab/>
            </w:r>
            <w:r w:rsidR="00A14F6F" w:rsidDel="00C258DB">
              <w:rPr>
                <w:noProof/>
                <w:webHidden/>
              </w:rPr>
              <w:delText>3</w:delText>
            </w:r>
          </w:del>
        </w:p>
        <w:p w14:paraId="1E9B15A6" w14:textId="72075F43" w:rsidR="0096284E" w:rsidRPr="004C26DA" w:rsidDel="00C258DB" w:rsidRDefault="0096284E">
          <w:pPr>
            <w:pStyle w:val="TOC3"/>
            <w:rPr>
              <w:del w:id="205" w:author="KARL-MICHAEL HAHN [2]" w:date="2021-09-23T08:40:00Z"/>
              <w:rFonts w:asciiTheme="minorHAnsi" w:eastAsiaTheme="minorEastAsia" w:hAnsiTheme="minorHAnsi" w:cstheme="minorBidi"/>
              <w:noProof/>
              <w:szCs w:val="22"/>
              <w:lang w:val="de-DE" w:eastAsia="de-DE"/>
            </w:rPr>
          </w:pPr>
          <w:del w:id="206" w:author="KARL-MICHAEL HAHN [2]" w:date="2021-09-23T08:40:00Z">
            <w:r w:rsidRPr="00C258DB" w:rsidDel="00C258DB">
              <w:rPr>
                <w:rPrChange w:id="207" w:author="KARL-MICHAEL HAHN [2]" w:date="2021-09-23T08:40:00Z">
                  <w:rPr>
                    <w:rStyle w:val="Hyperlink"/>
                    <w:i/>
                    <w:iCs/>
                    <w:noProof/>
                  </w:rPr>
                </w:rPrChange>
              </w:rPr>
              <w:delText>6.1.1</w:delText>
            </w:r>
            <w:r w:rsidRPr="004C26DA" w:rsidDel="00C258DB">
              <w:rPr>
                <w:rFonts w:asciiTheme="minorHAnsi" w:eastAsiaTheme="minorEastAsia" w:hAnsiTheme="minorHAnsi" w:cstheme="minorBidi"/>
                <w:noProof/>
                <w:szCs w:val="22"/>
                <w:lang w:val="de-DE" w:eastAsia="de-DE"/>
              </w:rPr>
              <w:tab/>
            </w:r>
            <w:r w:rsidRPr="00C258DB" w:rsidDel="00C258DB">
              <w:rPr>
                <w:rPrChange w:id="208" w:author="KARL-MICHAEL HAHN [2]" w:date="2021-09-23T08:40:00Z">
                  <w:rPr>
                    <w:rStyle w:val="Hyperlink"/>
                    <w:i/>
                    <w:iCs/>
                    <w:noProof/>
                  </w:rPr>
                </w:rPrChange>
              </w:rPr>
              <w:delText>Functional data type 1 e.g. Inertia Data {InertiaData}</w:delText>
            </w:r>
            <w:r w:rsidRPr="004C26DA" w:rsidDel="00C258DB">
              <w:rPr>
                <w:noProof/>
                <w:webHidden/>
              </w:rPr>
              <w:tab/>
            </w:r>
            <w:r w:rsidR="00A14F6F" w:rsidDel="00C258DB">
              <w:rPr>
                <w:noProof/>
                <w:webHidden/>
              </w:rPr>
              <w:delText>3</w:delText>
            </w:r>
          </w:del>
        </w:p>
        <w:p w14:paraId="3E9A372E" w14:textId="575B608D" w:rsidR="0096284E" w:rsidRPr="004C26DA" w:rsidDel="00C258DB" w:rsidRDefault="0096284E">
          <w:pPr>
            <w:pStyle w:val="TOC3"/>
            <w:rPr>
              <w:del w:id="209" w:author="KARL-MICHAEL HAHN [2]" w:date="2021-09-23T08:40:00Z"/>
              <w:rFonts w:asciiTheme="minorHAnsi" w:eastAsiaTheme="minorEastAsia" w:hAnsiTheme="minorHAnsi" w:cstheme="minorBidi"/>
              <w:noProof/>
              <w:szCs w:val="22"/>
              <w:lang w:val="de-DE" w:eastAsia="de-DE"/>
            </w:rPr>
          </w:pPr>
          <w:del w:id="210" w:author="KARL-MICHAEL HAHN [2]" w:date="2021-09-23T08:40:00Z">
            <w:r w:rsidRPr="00C258DB" w:rsidDel="00C258DB">
              <w:rPr>
                <w:rPrChange w:id="211" w:author="KARL-MICHAEL HAHN [2]" w:date="2021-09-23T08:40:00Z">
                  <w:rPr>
                    <w:rStyle w:val="Hyperlink"/>
                    <w:i/>
                    <w:iCs/>
                    <w:noProof/>
                  </w:rPr>
                </w:rPrChange>
              </w:rPr>
              <w:delText>6.1.2</w:delText>
            </w:r>
            <w:r w:rsidRPr="004C26DA" w:rsidDel="00C258DB">
              <w:rPr>
                <w:rFonts w:asciiTheme="minorHAnsi" w:eastAsiaTheme="minorEastAsia" w:hAnsiTheme="minorHAnsi" w:cstheme="minorBidi"/>
                <w:noProof/>
                <w:szCs w:val="22"/>
                <w:lang w:val="de-DE" w:eastAsia="de-DE"/>
              </w:rPr>
              <w:tab/>
            </w:r>
            <w:r w:rsidRPr="00C258DB" w:rsidDel="00C258DB">
              <w:rPr>
                <w:rPrChange w:id="212" w:author="KARL-MICHAEL HAHN [2]" w:date="2021-09-23T08:40:00Z">
                  <w:rPr>
                    <w:rStyle w:val="Hyperlink"/>
                    <w:i/>
                    <w:iCs/>
                    <w:noProof/>
                  </w:rPr>
                </w:rPrChange>
              </w:rPr>
              <w:delText>Functional data type 2 e.g. Dynamic Force Displacement Diagram {CurveForceDisplDyn }</w:delText>
            </w:r>
            <w:r w:rsidRPr="004C26DA" w:rsidDel="00C258DB">
              <w:rPr>
                <w:noProof/>
                <w:webHidden/>
              </w:rPr>
              <w:tab/>
            </w:r>
            <w:r w:rsidR="00A14F6F" w:rsidDel="00C258DB">
              <w:rPr>
                <w:noProof/>
                <w:webHidden/>
              </w:rPr>
              <w:delText>3</w:delText>
            </w:r>
          </w:del>
        </w:p>
        <w:p w14:paraId="3D43AA31" w14:textId="03FF6C40" w:rsidR="0096284E" w:rsidDel="00C258DB" w:rsidRDefault="0096284E">
          <w:pPr>
            <w:pStyle w:val="TOC3"/>
            <w:rPr>
              <w:del w:id="213" w:author="KARL-MICHAEL HAHN [2]" w:date="2021-09-23T08:40:00Z"/>
              <w:rFonts w:asciiTheme="minorHAnsi" w:eastAsiaTheme="minorEastAsia" w:hAnsiTheme="minorHAnsi" w:cstheme="minorBidi"/>
              <w:noProof/>
              <w:szCs w:val="22"/>
              <w:lang w:val="de-DE" w:eastAsia="de-DE"/>
            </w:rPr>
          </w:pPr>
          <w:del w:id="214" w:author="KARL-MICHAEL HAHN [2]" w:date="2021-09-23T08:40:00Z">
            <w:r w:rsidRPr="00C258DB" w:rsidDel="00C258DB">
              <w:rPr>
                <w:rPrChange w:id="215" w:author="KARL-MICHAEL HAHN [2]" w:date="2021-09-23T08:40:00Z">
                  <w:rPr>
                    <w:rStyle w:val="Hyperlink"/>
                    <w:noProof/>
                  </w:rPr>
                </w:rPrChange>
              </w:rPr>
              <w:delText>6.1.3</w:delText>
            </w:r>
            <w:r w:rsidRPr="004C26DA" w:rsidDel="00C258DB">
              <w:rPr>
                <w:rFonts w:asciiTheme="minorHAnsi" w:eastAsiaTheme="minorEastAsia" w:hAnsiTheme="minorHAnsi" w:cstheme="minorBidi"/>
                <w:noProof/>
                <w:szCs w:val="22"/>
                <w:lang w:val="de-DE" w:eastAsia="de-DE"/>
              </w:rPr>
              <w:tab/>
            </w:r>
            <w:r w:rsidRPr="00C258DB" w:rsidDel="00C258DB">
              <w:rPr>
                <w:rPrChange w:id="216" w:author="KARL-MICHAEL HAHN [2]" w:date="2021-09-23T08:40:00Z">
                  <w:rPr>
                    <w:rStyle w:val="Hyperlink"/>
                    <w:noProof/>
                  </w:rPr>
                </w:rPrChange>
              </w:rPr>
              <w:delText>Functional data type 3 e.g. Static Rebound Buffer Characteristic Curve {CurveReboundBufferSt}</w:delText>
            </w:r>
            <w:r w:rsidRPr="004C26DA" w:rsidDel="00C258DB">
              <w:rPr>
                <w:noProof/>
                <w:webHidden/>
              </w:rPr>
              <w:tab/>
            </w:r>
            <w:r w:rsidR="00A14F6F" w:rsidDel="00C258DB">
              <w:rPr>
                <w:noProof/>
                <w:webHidden/>
              </w:rPr>
              <w:delText>3</w:delText>
            </w:r>
          </w:del>
        </w:p>
        <w:p w14:paraId="67E4E267" w14:textId="3A2442D4" w:rsidR="0096284E" w:rsidRPr="004C26DA" w:rsidDel="00C258DB" w:rsidRDefault="0096284E">
          <w:pPr>
            <w:pStyle w:val="TOC3"/>
            <w:rPr>
              <w:del w:id="217" w:author="KARL-MICHAEL HAHN [2]" w:date="2021-09-23T08:40:00Z"/>
              <w:rFonts w:asciiTheme="minorHAnsi" w:eastAsiaTheme="minorEastAsia" w:hAnsiTheme="minorHAnsi" w:cstheme="minorBidi"/>
              <w:noProof/>
              <w:szCs w:val="22"/>
              <w:lang w:val="de-DE" w:eastAsia="de-DE"/>
            </w:rPr>
          </w:pPr>
          <w:del w:id="218" w:author="KARL-MICHAEL HAHN [2]" w:date="2021-09-23T08:40:00Z">
            <w:r w:rsidRPr="00C258DB" w:rsidDel="00C258DB">
              <w:rPr>
                <w:rPrChange w:id="219" w:author="KARL-MICHAEL HAHN [2]" w:date="2021-09-23T08:40:00Z">
                  <w:rPr>
                    <w:rStyle w:val="Hyperlink"/>
                    <w:noProof/>
                  </w:rPr>
                </w:rPrChange>
              </w:rPr>
              <w:delText>6.1.4</w:delText>
            </w:r>
            <w:r w:rsidRPr="004C26DA" w:rsidDel="00C258DB">
              <w:rPr>
                <w:rFonts w:asciiTheme="minorHAnsi" w:eastAsiaTheme="minorEastAsia" w:hAnsiTheme="minorHAnsi" w:cstheme="minorBidi"/>
                <w:noProof/>
                <w:szCs w:val="22"/>
                <w:lang w:val="de-DE" w:eastAsia="de-DE"/>
              </w:rPr>
              <w:tab/>
            </w:r>
            <w:r w:rsidRPr="00C258DB" w:rsidDel="00C258DB">
              <w:rPr>
                <w:rPrChange w:id="220" w:author="KARL-MICHAEL HAHN [2]" w:date="2021-09-23T08:40:00Z">
                  <w:rPr>
                    <w:rStyle w:val="Hyperlink"/>
                    <w:noProof/>
                  </w:rPr>
                </w:rPrChange>
              </w:rPr>
              <w:delText>Functional data type 4 e.g. Gas- / Friction Force Characteristic Curve {CurveGFFFDisplSt}</w:delText>
            </w:r>
            <w:r w:rsidRPr="004C26DA" w:rsidDel="00C258DB">
              <w:rPr>
                <w:noProof/>
                <w:webHidden/>
              </w:rPr>
              <w:tab/>
            </w:r>
            <w:r w:rsidR="00A14F6F" w:rsidDel="00C258DB">
              <w:rPr>
                <w:noProof/>
                <w:webHidden/>
              </w:rPr>
              <w:delText>3</w:delText>
            </w:r>
          </w:del>
        </w:p>
        <w:p w14:paraId="52CE89FE" w14:textId="7DEBC352" w:rsidR="0096284E" w:rsidDel="00C258DB" w:rsidRDefault="0096284E">
          <w:pPr>
            <w:pStyle w:val="TOC3"/>
            <w:rPr>
              <w:del w:id="221" w:author="KARL-MICHAEL HAHN [2]" w:date="2021-09-23T08:40:00Z"/>
              <w:rFonts w:asciiTheme="minorHAnsi" w:eastAsiaTheme="minorEastAsia" w:hAnsiTheme="minorHAnsi" w:cstheme="minorBidi"/>
              <w:noProof/>
              <w:szCs w:val="22"/>
              <w:lang w:val="de-DE" w:eastAsia="de-DE"/>
            </w:rPr>
          </w:pPr>
          <w:del w:id="222" w:author="KARL-MICHAEL HAHN [2]" w:date="2021-09-23T08:40:00Z">
            <w:r w:rsidRPr="00C258DB" w:rsidDel="00C258DB">
              <w:rPr>
                <w:rPrChange w:id="223" w:author="KARL-MICHAEL HAHN [2]" w:date="2021-09-23T08:40:00Z">
                  <w:rPr>
                    <w:rStyle w:val="Hyperlink"/>
                    <w:noProof/>
                  </w:rPr>
                </w:rPrChange>
              </w:rPr>
              <w:delText>6.1.5</w:delText>
            </w:r>
            <w:r w:rsidRPr="004C26DA" w:rsidDel="00C258DB">
              <w:rPr>
                <w:rFonts w:asciiTheme="minorHAnsi" w:eastAsiaTheme="minorEastAsia" w:hAnsiTheme="minorHAnsi" w:cstheme="minorBidi"/>
                <w:noProof/>
                <w:szCs w:val="22"/>
                <w:lang w:val="de-DE" w:eastAsia="de-DE"/>
              </w:rPr>
              <w:tab/>
            </w:r>
            <w:r w:rsidRPr="00C258DB" w:rsidDel="00C258DB">
              <w:rPr>
                <w:rPrChange w:id="224" w:author="KARL-MICHAEL HAHN [2]" w:date="2021-09-23T08:40:00Z">
                  <w:rPr>
                    <w:rStyle w:val="Hyperlink"/>
                    <w:noProof/>
                  </w:rPr>
                </w:rPrChange>
              </w:rPr>
              <w:delText>Functional data type 5 e.g. Static Rebound Buffer Characteristic Curve {CurveReboundBufferSt}</w:delText>
            </w:r>
            <w:r w:rsidRPr="004C26DA" w:rsidDel="00C258DB">
              <w:rPr>
                <w:noProof/>
                <w:webHidden/>
              </w:rPr>
              <w:tab/>
            </w:r>
            <w:r w:rsidR="00A14F6F" w:rsidDel="00C258DB">
              <w:rPr>
                <w:noProof/>
                <w:webHidden/>
              </w:rPr>
              <w:delText>3</w:delText>
            </w:r>
          </w:del>
        </w:p>
        <w:p w14:paraId="5890C9C9" w14:textId="58E5CE41" w:rsidR="0096284E" w:rsidDel="00C258DB" w:rsidRDefault="0096284E">
          <w:pPr>
            <w:pStyle w:val="TOC2"/>
            <w:tabs>
              <w:tab w:val="left" w:pos="1276"/>
              <w:tab w:val="right" w:leader="dot" w:pos="9396"/>
            </w:tabs>
            <w:rPr>
              <w:del w:id="225" w:author="KARL-MICHAEL HAHN [2]" w:date="2021-09-23T08:40:00Z"/>
              <w:rFonts w:asciiTheme="minorHAnsi" w:eastAsiaTheme="minorEastAsia" w:hAnsiTheme="minorHAnsi" w:cstheme="minorBidi"/>
              <w:noProof/>
              <w:szCs w:val="22"/>
              <w:lang w:val="de-DE" w:eastAsia="de-DE"/>
            </w:rPr>
          </w:pPr>
          <w:del w:id="226" w:author="KARL-MICHAEL HAHN [2]" w:date="2021-09-23T08:40:00Z">
            <w:r w:rsidRPr="00C258DB" w:rsidDel="00C258DB">
              <w:rPr>
                <w:rPrChange w:id="227" w:author="KARL-MICHAEL HAHN [2]" w:date="2021-09-23T08:40:00Z">
                  <w:rPr>
                    <w:rStyle w:val="Hyperlink"/>
                    <w:noProof/>
                  </w:rPr>
                </w:rPrChange>
              </w:rPr>
              <w:lastRenderedPageBreak/>
              <w:delText>6.2</w:delText>
            </w:r>
            <w:r w:rsidDel="00C258DB">
              <w:rPr>
                <w:rFonts w:asciiTheme="minorHAnsi" w:eastAsiaTheme="minorEastAsia" w:hAnsiTheme="minorHAnsi" w:cstheme="minorBidi"/>
                <w:noProof/>
                <w:szCs w:val="22"/>
                <w:lang w:val="de-DE" w:eastAsia="de-DE"/>
              </w:rPr>
              <w:tab/>
            </w:r>
            <w:r w:rsidRPr="00C258DB" w:rsidDel="00C258DB">
              <w:rPr>
                <w:rPrChange w:id="228" w:author="KARL-MICHAEL HAHN [2]" w:date="2021-09-23T08:40:00Z">
                  <w:rPr>
                    <w:rStyle w:val="Hyperlink"/>
                    <w:noProof/>
                  </w:rPr>
                </w:rPrChange>
              </w:rPr>
              <w:delText>Derived Characteristics (part-specific)</w:delText>
            </w:r>
            <w:r w:rsidDel="00C258DB">
              <w:rPr>
                <w:noProof/>
                <w:webHidden/>
              </w:rPr>
              <w:tab/>
            </w:r>
            <w:r w:rsidR="00A14F6F" w:rsidDel="00C258DB">
              <w:rPr>
                <w:noProof/>
                <w:webHidden/>
              </w:rPr>
              <w:delText>3</w:delText>
            </w:r>
          </w:del>
        </w:p>
        <w:p w14:paraId="459A0F2B" w14:textId="3A7E8498" w:rsidR="0096284E" w:rsidDel="00C258DB" w:rsidRDefault="0096284E">
          <w:pPr>
            <w:pStyle w:val="TOC1"/>
            <w:rPr>
              <w:del w:id="229" w:author="KARL-MICHAEL HAHN [2]" w:date="2021-09-23T08:40:00Z"/>
              <w:rFonts w:asciiTheme="minorHAnsi" w:eastAsiaTheme="minorEastAsia" w:hAnsiTheme="minorHAnsi" w:cstheme="minorBidi"/>
              <w:noProof/>
              <w:szCs w:val="22"/>
              <w:lang w:val="de-DE" w:eastAsia="de-DE"/>
            </w:rPr>
          </w:pPr>
          <w:del w:id="230" w:author="KARL-MICHAEL HAHN [2]" w:date="2021-09-23T08:40:00Z">
            <w:r w:rsidRPr="00C258DB" w:rsidDel="00C258DB">
              <w:rPr>
                <w:rPrChange w:id="231" w:author="KARL-MICHAEL HAHN [2]" w:date="2021-09-23T08:40:00Z">
                  <w:rPr>
                    <w:rStyle w:val="Hyperlink"/>
                    <w:noProof/>
                  </w:rPr>
                </w:rPrChange>
              </w:rPr>
              <w:delText>7</w:delText>
            </w:r>
            <w:r w:rsidDel="00C258DB">
              <w:rPr>
                <w:rFonts w:asciiTheme="minorHAnsi" w:eastAsiaTheme="minorEastAsia" w:hAnsiTheme="minorHAnsi" w:cstheme="minorBidi"/>
                <w:noProof/>
                <w:szCs w:val="22"/>
                <w:lang w:val="de-DE" w:eastAsia="de-DE"/>
              </w:rPr>
              <w:tab/>
            </w:r>
            <w:r w:rsidRPr="00C258DB" w:rsidDel="00C258DB">
              <w:rPr>
                <w:rPrChange w:id="232" w:author="KARL-MICHAEL HAHN [2]" w:date="2021-09-23T08:40:00Z">
                  <w:rPr>
                    <w:rStyle w:val="Hyperlink"/>
                    <w:noProof/>
                  </w:rPr>
                </w:rPrChange>
              </w:rPr>
              <w:delText>Closing remarks</w:delText>
            </w:r>
            <w:r w:rsidDel="00C258DB">
              <w:rPr>
                <w:noProof/>
                <w:webHidden/>
              </w:rPr>
              <w:tab/>
            </w:r>
            <w:r w:rsidR="00A14F6F" w:rsidDel="00C258DB">
              <w:rPr>
                <w:noProof/>
                <w:webHidden/>
              </w:rPr>
              <w:delText>3</w:delText>
            </w:r>
          </w:del>
        </w:p>
        <w:p w14:paraId="4244B4B8" w14:textId="5139FB32" w:rsidR="0096284E" w:rsidDel="00C258DB" w:rsidRDefault="0096284E">
          <w:pPr>
            <w:pStyle w:val="TOC1"/>
            <w:rPr>
              <w:del w:id="233" w:author="KARL-MICHAEL HAHN [2]" w:date="2021-09-23T08:40:00Z"/>
              <w:rFonts w:asciiTheme="minorHAnsi" w:eastAsiaTheme="minorEastAsia" w:hAnsiTheme="minorHAnsi" w:cstheme="minorBidi"/>
              <w:noProof/>
              <w:szCs w:val="22"/>
              <w:lang w:val="de-DE" w:eastAsia="de-DE"/>
            </w:rPr>
          </w:pPr>
          <w:del w:id="234" w:author="KARL-MICHAEL HAHN [2]" w:date="2021-09-23T08:40:00Z">
            <w:r w:rsidRPr="00C258DB" w:rsidDel="00C258DB">
              <w:rPr>
                <w:rPrChange w:id="235" w:author="KARL-MICHAEL HAHN [2]" w:date="2021-09-23T08:40:00Z">
                  <w:rPr>
                    <w:rStyle w:val="Hyperlink"/>
                    <w:noProof/>
                  </w:rPr>
                </w:rPrChange>
              </w:rPr>
              <w:delText>8</w:delText>
            </w:r>
            <w:r w:rsidDel="00C258DB">
              <w:rPr>
                <w:rFonts w:asciiTheme="minorHAnsi" w:eastAsiaTheme="minorEastAsia" w:hAnsiTheme="minorHAnsi" w:cstheme="minorBidi"/>
                <w:noProof/>
                <w:szCs w:val="22"/>
                <w:lang w:val="de-DE" w:eastAsia="de-DE"/>
              </w:rPr>
              <w:tab/>
            </w:r>
            <w:r w:rsidRPr="00C258DB" w:rsidDel="00C258DB">
              <w:rPr>
                <w:rPrChange w:id="236" w:author="KARL-MICHAEL HAHN [2]" w:date="2021-09-23T08:40:00Z">
                  <w:rPr>
                    <w:rStyle w:val="Hyperlink"/>
                    <w:noProof/>
                  </w:rPr>
                </w:rPrChange>
              </w:rPr>
              <w:delText>Table of Attributes</w:delText>
            </w:r>
            <w:r w:rsidDel="00C258DB">
              <w:rPr>
                <w:noProof/>
                <w:webHidden/>
              </w:rPr>
              <w:tab/>
            </w:r>
            <w:r w:rsidR="00A14F6F" w:rsidDel="00C258DB">
              <w:rPr>
                <w:noProof/>
                <w:webHidden/>
              </w:rPr>
              <w:delText>3</w:delText>
            </w:r>
          </w:del>
        </w:p>
        <w:p w14:paraId="60D5D75A" w14:textId="7D1DBE49" w:rsidR="00542D9C" w:rsidRDefault="00991966">
          <w:pPr>
            <w:rPr>
              <w:lang w:val="de-DE"/>
            </w:rPr>
          </w:pPr>
          <w:r>
            <w:rPr>
              <w:lang w:val="de-DE"/>
            </w:rPr>
            <w:fldChar w:fldCharType="end"/>
          </w:r>
        </w:p>
      </w:sdtContent>
    </w:sdt>
    <w:p w14:paraId="06B36FBD" w14:textId="77777777" w:rsidR="00266A6F" w:rsidRPr="00A2275A" w:rsidRDefault="00266A6F" w:rsidP="00266A6F">
      <w:pPr>
        <w:pStyle w:val="Heading1"/>
      </w:pPr>
      <w:bookmarkStart w:id="237" w:name="_Toc83278853"/>
      <w:r>
        <w:t>Introduction</w:t>
      </w:r>
      <w:bookmarkEnd w:id="237"/>
    </w:p>
    <w:p w14:paraId="2CD2698C" w14:textId="40498B67" w:rsidR="00266A6F" w:rsidRDefault="00266A6F" w:rsidP="00266A6F">
      <w:pPr>
        <w:pStyle w:val="Uberschrift2"/>
      </w:pPr>
      <w:bookmarkStart w:id="238" w:name="_Toc83278854"/>
      <w:r>
        <w:t>Background and objectives</w:t>
      </w:r>
      <w:bookmarkEnd w:id="238"/>
    </w:p>
    <w:p w14:paraId="1F27E911" w14:textId="77777777" w:rsidR="00266A6F" w:rsidRPr="001B3863" w:rsidRDefault="00266A6F" w:rsidP="00266A6F">
      <w:pPr>
        <w:jc w:val="both"/>
        <w:rPr>
          <w:rFonts w:cs="Arial"/>
          <w:color w:val="000000" w:themeColor="text1"/>
        </w:rPr>
      </w:pPr>
      <w:r>
        <w:rPr>
          <w:color w:val="000000" w:themeColor="text1"/>
        </w:rPr>
        <w:t>This VDA 5550 / PSI 20 recommendation describes a data model and format for the standardized and traceable exchange of functional data and relevant, associated meta data.</w:t>
      </w:r>
    </w:p>
    <w:p w14:paraId="5924F669" w14:textId="08FE8E5A" w:rsidR="00266A6F" w:rsidRDefault="00266A6F" w:rsidP="00266A6F">
      <w:pPr>
        <w:jc w:val="both"/>
        <w:rPr>
          <w:color w:val="000000" w:themeColor="text1"/>
        </w:rPr>
      </w:pPr>
      <w:r>
        <w:rPr>
          <w:color w:val="000000" w:themeColor="text1"/>
        </w:rPr>
        <w:t>This document, Part</w:t>
      </w:r>
      <w:r w:rsidR="005D5679">
        <w:rPr>
          <w:color w:val="000000" w:themeColor="text1"/>
        </w:rPr>
        <w:t xml:space="preserve"> </w:t>
      </w:r>
      <w:sdt>
        <w:sdtPr>
          <w:rPr>
            <w:rFonts w:cs="Arial"/>
            <w:szCs w:val="22"/>
          </w:rPr>
          <w:alias w:val="Category"/>
          <w:tag w:val=""/>
          <w:id w:val="-1010914395"/>
          <w:placeholder>
            <w:docPart w:val="9E0F289836AC4B60846075AF53599F81"/>
          </w:placeholder>
          <w:dataBinding w:prefixMappings="xmlns:ns0='http://purl.org/dc/elements/1.1/' xmlns:ns1='http://schemas.openxmlformats.org/package/2006/metadata/core-properties' " w:xpath="/ns1:coreProperties[1]/ns1:category[1]" w:storeItemID="{6C3C8BC8-F283-45AE-878A-BAB7291924A1}"/>
          <w:text/>
        </w:sdtPr>
        <w:sdtEndPr/>
        <w:sdtContent>
          <w:r w:rsidR="005D5679" w:rsidRPr="005D5679">
            <w:rPr>
              <w:rFonts w:cs="Arial"/>
              <w:szCs w:val="22"/>
            </w:rPr>
            <w:t>3.x</w:t>
          </w:r>
        </w:sdtContent>
      </w:sdt>
      <w:r>
        <w:rPr>
          <w:color w:val="000000" w:themeColor="text1"/>
        </w:rPr>
        <w:t>, describes the data format for the part-specific elements of</w:t>
      </w:r>
      <w:r w:rsidR="005D5679" w:rsidRPr="005D5679">
        <w:rPr>
          <w:b/>
        </w:rPr>
        <w:t xml:space="preserve"> </w:t>
      </w:r>
      <w:sdt>
        <w:sdtPr>
          <w:rPr>
            <w:bCs/>
          </w:rPr>
          <w:alias w:val="Subject"/>
          <w:tag w:val=""/>
          <w:id w:val="135691865"/>
          <w:placeholder>
            <w:docPart w:val="505ED1F19E174776937626E055FD14C5"/>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Cs/>
            </w:rPr>
            <w:t>Wheel Brake</w:t>
          </w:r>
        </w:sdtContent>
      </w:sdt>
      <w:ins w:id="239" w:author="KARL-MICHAEL HAHN [2]" w:date="2021-09-23T08:36:00Z">
        <w:r w:rsidR="00C258DB">
          <w:rPr>
            <w:color w:val="000000" w:themeColor="text1"/>
          </w:rPr>
          <w:t>, the wheel attached parts of the brake system.</w:t>
        </w:r>
      </w:ins>
      <w:del w:id="240" w:author="KARL-MICHAEL HAHN [2]" w:date="2021-09-23T08:36:00Z">
        <w:r w:rsidDel="00C258DB">
          <w:rPr>
            <w:color w:val="000000" w:themeColor="text1"/>
          </w:rPr>
          <w:delText>.</w:delText>
        </w:r>
      </w:del>
      <w:r>
        <w:rPr>
          <w:color w:val="000000" w:themeColor="text1"/>
        </w:rPr>
        <w:t xml:space="preserve"> An explanation of the functional data relevant for </w:t>
      </w:r>
      <w:sdt>
        <w:sdtPr>
          <w:rPr>
            <w:bCs/>
          </w:rPr>
          <w:alias w:val="Subject"/>
          <w:tag w:val=""/>
          <w:id w:val="1702519863"/>
          <w:placeholder>
            <w:docPart w:val="83A047669872431A855FD44D7F46D1B3"/>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Cs/>
            </w:rPr>
            <w:t>Wheel Brake</w:t>
          </w:r>
        </w:sdtContent>
      </w:sdt>
      <w:r w:rsidR="005D5679">
        <w:rPr>
          <w:color w:val="000000" w:themeColor="text1"/>
        </w:rPr>
        <w:t xml:space="preserve"> </w:t>
      </w:r>
      <w:r>
        <w:rPr>
          <w:color w:val="000000" w:themeColor="text1"/>
        </w:rPr>
        <w:t>and the test programs used in particular is provided.</w:t>
      </w:r>
    </w:p>
    <w:p w14:paraId="7A0DEDB0" w14:textId="77777777" w:rsidR="00266A6F" w:rsidRDefault="00266A6F" w:rsidP="00266A6F">
      <w:pPr>
        <w:jc w:val="both"/>
        <w:rPr>
          <w:color w:val="000000" w:themeColor="text1"/>
        </w:rPr>
      </w:pPr>
      <w:r>
        <w:rPr>
          <w:color w:val="000000" w:themeColor="text1"/>
        </w:rPr>
        <w:t xml:space="preserve">The data model is suitable for the exchange of function data for </w:t>
      </w:r>
      <w:r w:rsidR="00BF3F3D">
        <w:t xml:space="preserve">conventional passive and </w:t>
      </w:r>
      <w:r w:rsidR="00CA6F30">
        <w:t>infinitely</w:t>
      </w:r>
      <w:r w:rsidR="00BF3F3D">
        <w:t xml:space="preserve"> adjustable telescopic dampers</w:t>
      </w:r>
      <w:r>
        <w:rPr>
          <w:color w:val="000000" w:themeColor="text1"/>
        </w:rPr>
        <w:t>. Special valve functions not fully covered by this model (e.g. frequency</w:t>
      </w:r>
      <w:r w:rsidR="003A4431">
        <w:rPr>
          <w:color w:val="000000" w:themeColor="text1"/>
        </w:rPr>
        <w:t>-</w:t>
      </w:r>
      <w:r>
        <w:rPr>
          <w:color w:val="000000" w:themeColor="text1"/>
        </w:rPr>
        <w:t xml:space="preserve"> or amplitude</w:t>
      </w:r>
      <w:r w:rsidR="003A4431">
        <w:rPr>
          <w:color w:val="000000" w:themeColor="text1"/>
        </w:rPr>
        <w:t>-</w:t>
      </w:r>
      <w:r>
        <w:rPr>
          <w:color w:val="000000" w:themeColor="text1"/>
        </w:rPr>
        <w:t>selective function) may have to be transferred in a data format that needs to be agreed separately.</w:t>
      </w:r>
    </w:p>
    <w:p w14:paraId="03646716" w14:textId="77777777" w:rsidR="00266A6F" w:rsidRDefault="00266A6F" w:rsidP="00266A6F">
      <w:pPr>
        <w:jc w:val="both"/>
        <w:rPr>
          <w:color w:val="000000" w:themeColor="text1"/>
        </w:rPr>
      </w:pPr>
    </w:p>
    <w:p w14:paraId="3DD36B11" w14:textId="77777777" w:rsidR="00266A6F" w:rsidRPr="00942647" w:rsidRDefault="00266A6F" w:rsidP="00266A6F">
      <w:pPr>
        <w:pStyle w:val="Uberschrift2"/>
      </w:pPr>
      <w:bookmarkStart w:id="241" w:name="_Toc83278855"/>
      <w:r>
        <w:t>Structure of the VDA recommendation</w:t>
      </w:r>
      <w:bookmarkEnd w:id="241"/>
    </w:p>
    <w:p w14:paraId="72BF4E3A" w14:textId="77777777" w:rsidR="00A14F6F" w:rsidRPr="004B57C0" w:rsidRDefault="00266A6F" w:rsidP="004B57C0">
      <w:pPr>
        <w:jc w:val="both"/>
        <w:rPr>
          <w:b/>
          <w:i/>
          <w:szCs w:val="22"/>
        </w:rPr>
      </w:pPr>
      <w:r>
        <w:rPr>
          <w:color w:val="000000" w:themeColor="text1"/>
        </w:rPr>
        <w:t xml:space="preserve">This VDA </w:t>
      </w:r>
      <w:r w:rsidR="0008647B">
        <w:rPr>
          <w:color w:val="000000" w:themeColor="text1"/>
        </w:rPr>
        <w:t>r</w:t>
      </w:r>
      <w:r>
        <w:rPr>
          <w:color w:val="000000" w:themeColor="text1"/>
        </w:rPr>
        <w:t xml:space="preserve">ecommendation is structured as shown in </w:t>
      </w:r>
      <w:r w:rsidR="004F6787">
        <w:fldChar w:fldCharType="begin"/>
      </w:r>
      <w:r w:rsidR="004F6787">
        <w:instrText xml:space="preserve"> REF _Ref491331012 \h  \* MERGEFORMAT </w:instrText>
      </w:r>
      <w:r w:rsidR="004F6787">
        <w:fldChar w:fldCharType="separate"/>
      </w:r>
    </w:p>
    <w:p w14:paraId="30290C38" w14:textId="70AE591E" w:rsidR="00266A6F" w:rsidRDefault="00A14F6F" w:rsidP="00266A6F">
      <w:pPr>
        <w:jc w:val="both"/>
        <w:rPr>
          <w:color w:val="000000" w:themeColor="text1"/>
        </w:rPr>
      </w:pPr>
      <w:r w:rsidRPr="004B57C0">
        <w:rPr>
          <w:b/>
          <w:i/>
          <w:szCs w:val="22"/>
        </w:rPr>
        <w:t>Figure</w:t>
      </w:r>
      <w:r w:rsidRPr="004B57C0">
        <w:rPr>
          <w:b/>
          <w:i/>
          <w:noProof/>
          <w:szCs w:val="22"/>
        </w:rPr>
        <w:t xml:space="preserve"> </w:t>
      </w:r>
      <w:r>
        <w:rPr>
          <w:i/>
          <w:noProof/>
          <w:szCs w:val="22"/>
        </w:rPr>
        <w:t>1</w:t>
      </w:r>
      <w:r>
        <w:rPr>
          <w:i/>
          <w:szCs w:val="22"/>
        </w:rPr>
        <w:t>.</w:t>
      </w:r>
      <w:r>
        <w:rPr>
          <w:i/>
          <w:noProof/>
          <w:szCs w:val="22"/>
        </w:rPr>
        <w:t>1</w:t>
      </w:r>
      <w:r w:rsidR="004F6787">
        <w:fldChar w:fldCharType="end"/>
      </w:r>
      <w:r w:rsidR="00266A6F">
        <w:t>. It comprises the main document (Part 1 of the recommendation) covering the topic in general, Part 2, which contains more detailed information about the attribute list and the data model</w:t>
      </w:r>
      <w:r w:rsidR="00266A6F">
        <w:rPr>
          <w:color w:val="000000" w:themeColor="text1"/>
        </w:rPr>
        <w:t xml:space="preserve">, and Parts </w:t>
      </w:r>
      <w:sdt>
        <w:sdtPr>
          <w:rPr>
            <w:rFonts w:cs="Arial"/>
            <w:szCs w:val="22"/>
          </w:rPr>
          <w:alias w:val="Category"/>
          <w:tag w:val=""/>
          <w:id w:val="530081073"/>
          <w:placeholder>
            <w:docPart w:val="DB05C163FF624C0BBD99F34B97A9CD9E"/>
          </w:placeholder>
          <w:dataBinding w:prefixMappings="xmlns:ns0='http://purl.org/dc/elements/1.1/' xmlns:ns1='http://schemas.openxmlformats.org/package/2006/metadata/core-properties' " w:xpath="/ns1:coreProperties[1]/ns1:category[1]" w:storeItemID="{6C3C8BC8-F283-45AE-878A-BAB7291924A1}"/>
          <w:text/>
        </w:sdtPr>
        <w:sdtEndPr/>
        <w:sdtContent>
          <w:r w:rsidR="005D5679" w:rsidRPr="005D5679">
            <w:rPr>
              <w:rFonts w:cs="Arial"/>
              <w:szCs w:val="22"/>
            </w:rPr>
            <w:t>3.x</w:t>
          </w:r>
        </w:sdtContent>
      </w:sdt>
      <w:r w:rsidR="00266A6F">
        <w:rPr>
          <w:color w:val="000000" w:themeColor="text1"/>
        </w:rPr>
        <w:t>, which contain part-specific contents provided in the form of PDF documents and templates, i.e.</w:t>
      </w:r>
      <w:r w:rsidR="00266A6F">
        <w:t xml:space="preserve"> ATFX files that contain part-specific application administration.</w:t>
      </w:r>
      <w:r w:rsidR="00266A6F">
        <w:rPr>
          <w:color w:val="000000" w:themeColor="text1"/>
        </w:rPr>
        <w:t xml:space="preserve"> More detailed information is provided in a number of appendixes. An overview of a component in its entirety is therefore provided by Part 1, Part 2 and the respective part-specific section in Part</w:t>
      </w:r>
      <w:r w:rsidR="005D5679" w:rsidRPr="005D5679">
        <w:rPr>
          <w:rFonts w:cs="Arial"/>
          <w:szCs w:val="22"/>
        </w:rPr>
        <w:t xml:space="preserve"> </w:t>
      </w:r>
      <w:sdt>
        <w:sdtPr>
          <w:rPr>
            <w:rFonts w:cs="Arial"/>
            <w:szCs w:val="22"/>
          </w:rPr>
          <w:alias w:val="Category"/>
          <w:tag w:val=""/>
          <w:id w:val="-1276790809"/>
          <w:placeholder>
            <w:docPart w:val="50606970D3CE4E5A80F53A17398B6130"/>
          </w:placeholder>
          <w:dataBinding w:prefixMappings="xmlns:ns0='http://purl.org/dc/elements/1.1/' xmlns:ns1='http://schemas.openxmlformats.org/package/2006/metadata/core-properties' " w:xpath="/ns1:coreProperties[1]/ns1:category[1]" w:storeItemID="{6C3C8BC8-F283-45AE-878A-BAB7291924A1}"/>
          <w:text/>
        </w:sdtPr>
        <w:sdtEndPr/>
        <w:sdtContent>
          <w:r w:rsidR="005D5679" w:rsidRPr="005D5679">
            <w:rPr>
              <w:rFonts w:cs="Arial"/>
              <w:szCs w:val="22"/>
            </w:rPr>
            <w:t>3.x</w:t>
          </w:r>
        </w:sdtContent>
      </w:sdt>
      <w:r w:rsidR="00266A6F">
        <w:rPr>
          <w:color w:val="000000" w:themeColor="text1"/>
        </w:rPr>
        <w:t>.</w:t>
      </w:r>
    </w:p>
    <w:p w14:paraId="31C691A4" w14:textId="77777777" w:rsidR="00266A6F" w:rsidRDefault="00266A6F" w:rsidP="00266A6F">
      <w:pPr>
        <w:jc w:val="both"/>
      </w:pPr>
    </w:p>
    <w:p w14:paraId="29CE1D7E" w14:textId="77777777" w:rsidR="00266A6F" w:rsidRDefault="00266A6F" w:rsidP="00266A6F">
      <w:pPr>
        <w:keepNext/>
        <w:jc w:val="both"/>
      </w:pPr>
      <w:r>
        <w:rPr>
          <w:noProof/>
          <w:lang w:val="en-GB" w:eastAsia="en-GB"/>
        </w:rPr>
        <w:drawing>
          <wp:inline distT="0" distB="0" distL="0" distR="0" wp14:anchorId="1323D026" wp14:editId="5FF4EC36">
            <wp:extent cx="6172200" cy="1847850"/>
            <wp:effectExtent l="0" t="0" r="0" b="0"/>
            <wp:docPr id="45" name="Grafik 45"/>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2200" cy="1847850"/>
                    </a:xfrm>
                    <a:prstGeom prst="rect">
                      <a:avLst/>
                    </a:prstGeom>
                    <a:noFill/>
                  </pic:spPr>
                </pic:pic>
              </a:graphicData>
            </a:graphic>
          </wp:inline>
        </w:drawing>
      </w:r>
      <w:bookmarkStart w:id="242" w:name="_Ref491331012"/>
    </w:p>
    <w:p w14:paraId="634E273D" w14:textId="77777777" w:rsidR="00266A6F" w:rsidRDefault="00266A6F" w:rsidP="00266A6F">
      <w:pPr>
        <w:pStyle w:val="Caption"/>
        <w:jc w:val="both"/>
        <w:rPr>
          <w:b w:val="0"/>
          <w:sz w:val="22"/>
          <w:szCs w:val="22"/>
        </w:rPr>
      </w:pPr>
      <w:r>
        <w:rPr>
          <w:i/>
          <w:sz w:val="22"/>
          <w:szCs w:val="22"/>
        </w:rPr>
        <w:t xml:space="preserve">Figure </w:t>
      </w:r>
      <w:r w:rsidR="00991966">
        <w:rPr>
          <w:i/>
          <w:sz w:val="22"/>
          <w:szCs w:val="22"/>
        </w:rPr>
        <w:fldChar w:fldCharType="begin"/>
      </w:r>
      <w:r>
        <w:rPr>
          <w:i/>
          <w:sz w:val="22"/>
          <w:szCs w:val="22"/>
        </w:rPr>
        <w:instrText xml:space="preserve"> STYLEREF 1 \s </w:instrText>
      </w:r>
      <w:r w:rsidR="00991966">
        <w:rPr>
          <w:i/>
          <w:sz w:val="22"/>
          <w:szCs w:val="22"/>
        </w:rPr>
        <w:fldChar w:fldCharType="separate"/>
      </w:r>
      <w:r w:rsidR="00A14F6F">
        <w:rPr>
          <w:i/>
          <w:noProof/>
          <w:sz w:val="22"/>
          <w:szCs w:val="22"/>
        </w:rPr>
        <w:t>1</w:t>
      </w:r>
      <w:r w:rsidR="00991966">
        <w:rPr>
          <w:i/>
          <w:sz w:val="22"/>
          <w:szCs w:val="22"/>
        </w:rPr>
        <w:fldChar w:fldCharType="end"/>
      </w:r>
      <w:r>
        <w:rPr>
          <w:i/>
          <w:sz w:val="22"/>
          <w:szCs w:val="22"/>
        </w:rPr>
        <w:t>.</w:t>
      </w:r>
      <w:r w:rsidR="00991966">
        <w:rPr>
          <w:i/>
          <w:sz w:val="22"/>
          <w:szCs w:val="22"/>
        </w:rPr>
        <w:fldChar w:fldCharType="begin"/>
      </w:r>
      <w:r>
        <w:rPr>
          <w:i/>
          <w:sz w:val="22"/>
          <w:szCs w:val="22"/>
        </w:rPr>
        <w:instrText xml:space="preserve"> SEQ Bild \* ARABIC \s 1 </w:instrText>
      </w:r>
      <w:r w:rsidR="00991966">
        <w:rPr>
          <w:i/>
          <w:sz w:val="22"/>
          <w:szCs w:val="22"/>
        </w:rPr>
        <w:fldChar w:fldCharType="separate"/>
      </w:r>
      <w:r w:rsidR="00A14F6F">
        <w:rPr>
          <w:i/>
          <w:noProof/>
          <w:sz w:val="22"/>
          <w:szCs w:val="22"/>
        </w:rPr>
        <w:t>1</w:t>
      </w:r>
      <w:r w:rsidR="00991966">
        <w:rPr>
          <w:i/>
          <w:sz w:val="22"/>
          <w:szCs w:val="22"/>
        </w:rPr>
        <w:fldChar w:fldCharType="end"/>
      </w:r>
      <w:bookmarkEnd w:id="242"/>
      <w:r>
        <w:rPr>
          <w:sz w:val="22"/>
          <w:szCs w:val="22"/>
        </w:rPr>
        <w:t>:</w:t>
      </w:r>
      <w:r>
        <w:rPr>
          <w:b w:val="0"/>
          <w:sz w:val="22"/>
          <w:szCs w:val="22"/>
        </w:rPr>
        <w:t xml:space="preserve"> Structure of the VDA recommendation</w:t>
      </w:r>
    </w:p>
    <w:p w14:paraId="48443F67" w14:textId="77777777" w:rsidR="00266A6F" w:rsidRPr="00705892" w:rsidRDefault="00266A6F" w:rsidP="00266A6F">
      <w:pPr>
        <w:jc w:val="both"/>
      </w:pPr>
    </w:p>
    <w:p w14:paraId="7D413000" w14:textId="77777777" w:rsidR="00266A6F" w:rsidRDefault="00266A6F" w:rsidP="00266A6F">
      <w:pPr>
        <w:pStyle w:val="Uberschrift2"/>
      </w:pPr>
      <w:bookmarkStart w:id="243" w:name="_Toc83278856"/>
      <w:r>
        <w:lastRenderedPageBreak/>
        <w:t>Formatting conventions</w:t>
      </w:r>
      <w:bookmarkEnd w:id="243"/>
    </w:p>
    <w:p w14:paraId="48DB6B2F" w14:textId="77777777" w:rsidR="00CA4434" w:rsidRDefault="00266A6F" w:rsidP="00266A6F">
      <w:pPr>
        <w:jc w:val="both"/>
      </w:pPr>
      <w:r>
        <w:t>References to the Attributes Data Sheet (Annex A of Part 2 of the PSI 20 / VDA 5550 Recommen</w:t>
      </w:r>
      <w:r w:rsidR="00CA4434">
        <w:t>-</w:t>
      </w:r>
      <w:r>
        <w:t xml:space="preserve">dation) have the following format: </w:t>
      </w:r>
      <w:r>
        <w:rPr>
          <w:i/>
        </w:rPr>
        <w:t>LabelName {FieldName}</w:t>
      </w:r>
      <w:r>
        <w:t>.</w:t>
      </w:r>
    </w:p>
    <w:p w14:paraId="24ABB53B" w14:textId="77777777" w:rsidR="00266A6F" w:rsidRDefault="00266A6F" w:rsidP="00266A6F">
      <w:pPr>
        <w:jc w:val="both"/>
      </w:pPr>
      <w:r>
        <w:t xml:space="preserve">The notation </w:t>
      </w:r>
      <w:r>
        <w:rPr>
          <w:i/>
        </w:rPr>
        <w:t>LabelName {Category.Subcategory.FieldName}</w:t>
      </w:r>
      <w:r>
        <w:t xml:space="preserve"> is used as needed to improve under</w:t>
      </w:r>
      <w:r w:rsidR="00CA4434">
        <w:t>-</w:t>
      </w:r>
      <w:r>
        <w:t>standing, e.g. eliminate ambiguities. The values for fields are enclosed in double quotes.</w:t>
      </w:r>
    </w:p>
    <w:p w14:paraId="6A545306" w14:textId="77777777" w:rsidR="00957B92" w:rsidRDefault="00266A6F" w:rsidP="004E3ECA">
      <w:pPr>
        <w:jc w:val="both"/>
      </w:pPr>
      <w:r>
        <w:t>Categories, subcategories and field names for the basic prostep ivip</w:t>
      </w:r>
      <w:r w:rsidR="00CA4434">
        <w:t xml:space="preserve"> / VDA</w:t>
      </w:r>
      <w:r>
        <w:t xml:space="preserve"> model start with the prefix </w:t>
      </w:r>
      <w:r>
        <w:rPr>
          <w:i/>
        </w:rPr>
        <w:t>"BASE__"</w:t>
      </w:r>
      <w:r>
        <w:t>.</w:t>
      </w:r>
      <w:r>
        <w:rPr>
          <w:i/>
        </w:rPr>
        <w:t xml:space="preserve"> </w:t>
      </w:r>
      <w:r>
        <w:t>This allows user-specific extensions (with their own prefix) to be used for a field name with the same name within a subcategory.</w:t>
      </w:r>
    </w:p>
    <w:p w14:paraId="40020F08" w14:textId="77777777" w:rsidR="00957B92" w:rsidRPr="00E417C1" w:rsidRDefault="00957B92" w:rsidP="00957B92">
      <w:pPr>
        <w:pStyle w:val="Heading1"/>
      </w:pPr>
      <w:bookmarkStart w:id="244" w:name="_Toc83278857"/>
      <w:r>
        <w:t>Definitions</w:t>
      </w:r>
      <w:bookmarkEnd w:id="244"/>
    </w:p>
    <w:p w14:paraId="2A07776E" w14:textId="605E3D6B" w:rsidR="00957B92" w:rsidRDefault="00957B92" w:rsidP="00957B92">
      <w:pPr>
        <w:pStyle w:val="Uberschrift2"/>
      </w:pPr>
      <w:bookmarkStart w:id="245" w:name="_Ref472689302"/>
      <w:bookmarkStart w:id="246" w:name="_Ref472689321"/>
      <w:bookmarkStart w:id="247" w:name="_Toc83278858"/>
      <w:r>
        <w:t>Coordinate systems</w:t>
      </w:r>
      <w:bookmarkEnd w:id="245"/>
      <w:bookmarkEnd w:id="246"/>
      <w:bookmarkEnd w:id="247"/>
    </w:p>
    <w:p w14:paraId="0C149C95" w14:textId="0A6A3305" w:rsidR="0013546E" w:rsidRDefault="00586C83" w:rsidP="0078447C">
      <w:pPr>
        <w:jc w:val="both"/>
      </w:pPr>
      <w:r>
        <w:t xml:space="preserve">The functional characteristics of brakes are mainly described in 0D/1D. For this </w:t>
      </w:r>
      <w:r w:rsidR="0013546E">
        <w:t>reason,</w:t>
      </w:r>
      <w:r>
        <w:t xml:space="preserve"> a coor</w:t>
      </w:r>
      <w:r w:rsidR="0013546E">
        <w:t>dinate system is not applicable.</w:t>
      </w:r>
    </w:p>
    <w:p w14:paraId="1260FE4B" w14:textId="2733ECE2" w:rsidR="00713EC1" w:rsidRPr="0078447C" w:rsidRDefault="0013546E" w:rsidP="0078447C">
      <w:pPr>
        <w:jc w:val="both"/>
      </w:pPr>
      <w:r w:rsidRPr="0013546E">
        <w:t xml:space="preserve">When describing the movement of parts, the x-axis is represented as </w:t>
      </w:r>
      <w:r>
        <w:t>the</w:t>
      </w:r>
      <w:r w:rsidRPr="0013546E">
        <w:t xml:space="preserve"> axis along the movement.</w:t>
      </w:r>
    </w:p>
    <w:p w14:paraId="14EF4D5A" w14:textId="6E0F7D5C" w:rsidR="0078447C" w:rsidRPr="0078447C" w:rsidRDefault="0078447C" w:rsidP="0078447C"/>
    <w:p w14:paraId="3B7725CD" w14:textId="77777777" w:rsidR="00957B92" w:rsidRDefault="00957B92" w:rsidP="00CA4434">
      <w:pPr>
        <w:pStyle w:val="Uberschrift2"/>
        <w:ind w:right="50"/>
      </w:pPr>
      <w:bookmarkStart w:id="248" w:name="_Toc83278859"/>
      <w:r>
        <w:t>Conventions for operational signs</w:t>
      </w:r>
      <w:bookmarkEnd w:id="248"/>
    </w:p>
    <w:p w14:paraId="64F1F479" w14:textId="0559AD3A" w:rsidR="0078447C" w:rsidRDefault="00713EC1" w:rsidP="0078447C">
      <w:r>
        <w:t>In brake applies, torque on wheels is considered to be positive.</w:t>
      </w:r>
    </w:p>
    <w:p w14:paraId="56F4BA6D" w14:textId="77777777" w:rsidR="00713EC1" w:rsidRPr="0078447C" w:rsidRDefault="00713EC1" w:rsidP="0078447C"/>
    <w:p w14:paraId="313CBF58" w14:textId="77777777" w:rsidR="00957B92" w:rsidRDefault="00957B92" w:rsidP="00957B92">
      <w:pPr>
        <w:pStyle w:val="Heading1"/>
      </w:pPr>
      <w:bookmarkStart w:id="249" w:name="_Toc83278860"/>
      <w:r>
        <w:lastRenderedPageBreak/>
        <w:t>Part Specific Information {AddInfoPartSpec}</w:t>
      </w:r>
      <w:bookmarkEnd w:id="249"/>
    </w:p>
    <w:p w14:paraId="17E5193E" w14:textId="77777777" w:rsidR="00C258DB" w:rsidRDefault="00C258DB">
      <w:pPr>
        <w:keepNext/>
        <w:jc w:val="both"/>
        <w:rPr>
          <w:ins w:id="250" w:author="KARL-MICHAEL HAHN [2]" w:date="2021-09-23T08:40:00Z"/>
        </w:rPr>
        <w:pPrChange w:id="251" w:author="KARL-MICHAEL HAHN [2]" w:date="2021-09-23T08:40:00Z">
          <w:pPr>
            <w:jc w:val="both"/>
          </w:pPr>
        </w:pPrChange>
      </w:pPr>
      <w:ins w:id="252" w:author="KARL-MICHAEL HAHN [2]" w:date="2021-09-23T08:37:00Z">
        <w:r>
          <w:rPr>
            <w:noProof/>
            <w:lang w:val="en-GB" w:eastAsia="en-GB"/>
          </w:rPr>
          <w:drawing>
            <wp:inline distT="0" distB="0" distL="0" distR="0" wp14:anchorId="2CEDA33A" wp14:editId="216DF858">
              <wp:extent cx="3228975" cy="3790950"/>
              <wp:effectExtent l="0" t="0" r="9525" b="0"/>
              <wp:docPr id="2" name="Picture 2" descr="C:\Users\ojzwmbx\AppData\Local\Microsoft\Windows\INetCache\Content.MSO\D38CBD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jzwmbx\AppData\Local\Microsoft\Windows\INetCache\Content.MSO\D38CBD4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975" cy="3790950"/>
                      </a:xfrm>
                      <a:prstGeom prst="rect">
                        <a:avLst/>
                      </a:prstGeom>
                      <a:noFill/>
                      <a:ln>
                        <a:noFill/>
                      </a:ln>
                    </pic:spPr>
                  </pic:pic>
                </a:graphicData>
              </a:graphic>
            </wp:inline>
          </w:drawing>
        </w:r>
      </w:ins>
    </w:p>
    <w:p w14:paraId="1E342534" w14:textId="4251A446" w:rsidR="00C258DB" w:rsidRDefault="00C258DB">
      <w:pPr>
        <w:pStyle w:val="Caption"/>
        <w:jc w:val="both"/>
        <w:rPr>
          <w:ins w:id="253" w:author="KARL-MICHAEL HAHN [2]" w:date="2021-09-23T08:37:00Z"/>
        </w:rPr>
        <w:pPrChange w:id="254" w:author="KARL-MICHAEL HAHN [2]" w:date="2021-09-23T08:40:00Z">
          <w:pPr>
            <w:jc w:val="both"/>
          </w:pPr>
        </w:pPrChange>
      </w:pPr>
      <w:ins w:id="255" w:author="KARL-MICHAEL HAHN [2]" w:date="2021-09-23T08:40:00Z">
        <w:r>
          <w:t xml:space="preserve">Figure </w:t>
        </w:r>
        <w:r>
          <w:fldChar w:fldCharType="begin"/>
        </w:r>
        <w:r>
          <w:instrText xml:space="preserve"> STYLEREF 1 \s </w:instrText>
        </w:r>
      </w:ins>
      <w:r>
        <w:fldChar w:fldCharType="separate"/>
      </w:r>
      <w:r>
        <w:rPr>
          <w:noProof/>
        </w:rPr>
        <w:t>3</w:t>
      </w:r>
      <w:ins w:id="256" w:author="KARL-MICHAEL HAHN [2]" w:date="2021-09-23T08:40:00Z">
        <w:r>
          <w:fldChar w:fldCharType="end"/>
        </w:r>
        <w:r>
          <w:noBreakHyphen/>
        </w:r>
        <w:r>
          <w:fldChar w:fldCharType="begin"/>
        </w:r>
        <w:r>
          <w:instrText xml:space="preserve"> SEQ Figure \* ARABIC \s 1 </w:instrText>
        </w:r>
      </w:ins>
      <w:r>
        <w:fldChar w:fldCharType="separate"/>
      </w:r>
      <w:ins w:id="257" w:author="KARL-MICHAEL HAHN [2]" w:date="2021-09-23T08:40:00Z">
        <w:r>
          <w:rPr>
            <w:noProof/>
          </w:rPr>
          <w:t>1</w:t>
        </w:r>
        <w:r>
          <w:fldChar w:fldCharType="end"/>
        </w:r>
        <w:r>
          <w:t xml:space="preserve"> Schematic of a disc brake</w:t>
        </w:r>
      </w:ins>
    </w:p>
    <w:p w14:paraId="02855057" w14:textId="43AEA671" w:rsidR="00957B92" w:rsidRPr="003A00E0" w:rsidRDefault="00957B92" w:rsidP="00957B92">
      <w:pPr>
        <w:jc w:val="both"/>
      </w:pPr>
      <w:r>
        <w:t xml:space="preserve">The part-specific additional information allows further detailed information to be provided on </w:t>
      </w:r>
      <w:sdt>
        <w:sdtPr>
          <w:rPr>
            <w:bCs/>
          </w:rPr>
          <w:alias w:val="Subject"/>
          <w:tag w:val=""/>
          <w:id w:val="1845668739"/>
          <w:placeholder>
            <w:docPart w:val="ACD4D4753F75413FA9AFD11CC71D04C7"/>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Cs/>
            </w:rPr>
            <w:t>Wheel Brake</w:t>
          </w:r>
        </w:sdtContent>
      </w:sdt>
      <w:r>
        <w:t xml:space="preserve">. In some cases, data is entered directly (e.g. length values) and in some cases values are selected from a drop-down menu. </w:t>
      </w:r>
    </w:p>
    <w:p w14:paraId="4F67C404" w14:textId="77777777" w:rsidR="00957B92" w:rsidRPr="003A00E0" w:rsidRDefault="00957B92" w:rsidP="00957B92">
      <w:pPr>
        <w:jc w:val="both"/>
      </w:pPr>
    </w:p>
    <w:p w14:paraId="5AD79FF3" w14:textId="71CD77D2" w:rsidR="00957B92" w:rsidRDefault="00957B92" w:rsidP="00957B92">
      <w:pPr>
        <w:jc w:val="both"/>
      </w:pPr>
      <w:r>
        <w:t xml:space="preserve">The most important distinction between </w:t>
      </w:r>
      <w:sdt>
        <w:sdtPr>
          <w:rPr>
            <w:bCs/>
          </w:rPr>
          <w:alias w:val="Subject"/>
          <w:tag w:val=""/>
          <w:id w:val="-2080275909"/>
          <w:placeholder>
            <w:docPart w:val="F84595F731A84B719C83929E62B2D152"/>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Cs/>
            </w:rPr>
            <w:t>Wheel Brake</w:t>
          </w:r>
        </w:sdtContent>
      </w:sdt>
      <w:r w:rsidR="001D2E71">
        <w:t xml:space="preserve"> </w:t>
      </w:r>
      <w:r>
        <w:t xml:space="preserve">is </w:t>
      </w:r>
      <w:r w:rsidR="001D2E71">
        <w:t xml:space="preserve">done by </w:t>
      </w:r>
      <w:r>
        <w:t xml:space="preserve">the part type. This can be specified by selecting attributes from a predefined list (multiple selection possible). It is possible, and in some cases expedient, to select multiple attributes. No check is made to determine whether the selected combination is </w:t>
      </w:r>
      <w:r w:rsidR="001D2E71">
        <w:t>reasonable</w:t>
      </w:r>
      <w:r>
        <w:t>.</w:t>
      </w:r>
    </w:p>
    <w:p w14:paraId="30C2D9DF" w14:textId="77777777" w:rsidR="00973189" w:rsidRPr="003A00E0" w:rsidRDefault="00973189" w:rsidP="00B00EAD">
      <w:pPr>
        <w:jc w:val="both"/>
      </w:pPr>
    </w:p>
    <w:p w14:paraId="5CC7D04B" w14:textId="77777777" w:rsidR="007D7D0D" w:rsidRPr="003A00E0" w:rsidRDefault="007D7D0D" w:rsidP="007D7D0D">
      <w:pPr>
        <w:jc w:val="both"/>
      </w:pPr>
      <w:r>
        <w:t xml:space="preserve">The following attributes can be selected for </w:t>
      </w:r>
      <w:r>
        <w:rPr>
          <w:i/>
        </w:rPr>
        <w:t>Part Type {PartType}:</w:t>
      </w:r>
      <w:r>
        <w:t xml:space="preserve"> </w:t>
      </w:r>
    </w:p>
    <w:p w14:paraId="788EBC49" w14:textId="678606A6" w:rsidR="007D7D0D" w:rsidRPr="00E6210B" w:rsidRDefault="007D7D0D" w:rsidP="007D7D0D">
      <w:pPr>
        <w:numPr>
          <w:ilvl w:val="0"/>
          <w:numId w:val="7"/>
        </w:numPr>
        <w:jc w:val="both"/>
        <w:rPr>
          <w:i/>
          <w:iCs/>
        </w:rPr>
      </w:pPr>
      <w:r w:rsidRPr="00E6210B">
        <w:rPr>
          <w:i/>
          <w:iCs/>
        </w:rPr>
        <w:t>Disc Brake</w:t>
      </w:r>
      <w:r w:rsidRPr="00E6210B">
        <w:rPr>
          <w:i/>
          <w:iCs/>
        </w:rPr>
        <w:fldChar w:fldCharType="begin"/>
      </w:r>
      <w:r w:rsidRPr="00E6210B">
        <w:instrText xml:space="preserve"> XE "DiscBrakeType" </w:instrText>
      </w:r>
      <w:r w:rsidRPr="00E6210B">
        <w:rPr>
          <w:i/>
          <w:iCs/>
        </w:rPr>
        <w:fldChar w:fldCharType="end"/>
      </w:r>
    </w:p>
    <w:p w14:paraId="4E720A48" w14:textId="579F3FCA" w:rsidR="007D7D0D" w:rsidRPr="00E6210B" w:rsidRDefault="007D7D0D" w:rsidP="00B00EAD">
      <w:pPr>
        <w:numPr>
          <w:ilvl w:val="0"/>
          <w:numId w:val="7"/>
        </w:numPr>
        <w:jc w:val="both"/>
        <w:rPr>
          <w:i/>
          <w:iCs/>
        </w:rPr>
      </w:pPr>
      <w:r w:rsidRPr="00E6210B">
        <w:rPr>
          <w:i/>
          <w:iCs/>
        </w:rPr>
        <w:t>Drum Brake</w:t>
      </w:r>
      <w:r w:rsidRPr="00E6210B">
        <w:rPr>
          <w:i/>
          <w:iCs/>
        </w:rPr>
        <w:fldChar w:fldCharType="begin"/>
      </w:r>
      <w:r w:rsidRPr="00E6210B">
        <w:instrText xml:space="preserve"> XE "</w:instrText>
      </w:r>
      <w:r w:rsidRPr="00E6210B">
        <w:rPr>
          <w:i/>
          <w:iCs/>
        </w:rPr>
        <w:instrText>DrumBrakeType</w:instrText>
      </w:r>
      <w:r w:rsidRPr="00E6210B">
        <w:instrText xml:space="preserve">" </w:instrText>
      </w:r>
      <w:r w:rsidRPr="00E6210B">
        <w:rPr>
          <w:i/>
          <w:iCs/>
        </w:rPr>
        <w:fldChar w:fldCharType="end"/>
      </w:r>
    </w:p>
    <w:p w14:paraId="135F0047" w14:textId="00850A8B" w:rsidR="00E6210B" w:rsidRDefault="00E6210B" w:rsidP="00E6210B">
      <w:pPr>
        <w:jc w:val="both"/>
        <w:rPr>
          <w:i/>
          <w:iCs/>
          <w:highlight w:val="red"/>
        </w:rPr>
      </w:pPr>
    </w:p>
    <w:p w14:paraId="0AF238A9" w14:textId="114CFBB2" w:rsidR="00E6210B" w:rsidRDefault="00E6210B" w:rsidP="00E6210B">
      <w:pPr>
        <w:jc w:val="both"/>
        <w:rPr>
          <w:i/>
          <w:iCs/>
          <w:highlight w:val="red"/>
        </w:rPr>
      </w:pPr>
      <w:r>
        <w:t>This enumeration is purely informative in nature and has no impact on the attribute file list.</w:t>
      </w:r>
    </w:p>
    <w:p w14:paraId="5312FE6C" w14:textId="77777777" w:rsidR="00E6210B" w:rsidRDefault="00E6210B" w:rsidP="00E6210B">
      <w:pPr>
        <w:jc w:val="both"/>
        <w:rPr>
          <w:i/>
          <w:iCs/>
          <w:highlight w:val="red"/>
        </w:rPr>
      </w:pPr>
    </w:p>
    <w:p w14:paraId="2FC49A7A" w14:textId="0940A07A" w:rsidR="00E6210B" w:rsidRDefault="00E6210B" w:rsidP="00E6210B">
      <w:pPr>
        <w:jc w:val="both"/>
        <w:rPr>
          <w:iCs/>
        </w:rPr>
      </w:pPr>
      <w:r w:rsidRPr="00E6210B">
        <w:rPr>
          <w:iCs/>
        </w:rPr>
        <w:t>The Disc</w:t>
      </w:r>
      <w:r w:rsidR="004A124E">
        <w:rPr>
          <w:iCs/>
        </w:rPr>
        <w:t xml:space="preserve"> Brake Type</w:t>
      </w:r>
      <w:r w:rsidR="004A124E">
        <w:rPr>
          <w:iCs/>
        </w:rPr>
        <w:fldChar w:fldCharType="begin"/>
      </w:r>
      <w:r w:rsidR="004A124E">
        <w:instrText xml:space="preserve"> XE "</w:instrText>
      </w:r>
      <w:r w:rsidR="004A124E" w:rsidRPr="00F75D47">
        <w:rPr>
          <w:iCs/>
        </w:rPr>
        <w:instrText>DiscBrakeType</w:instrText>
      </w:r>
      <w:r w:rsidR="004A124E">
        <w:instrText xml:space="preserve">" </w:instrText>
      </w:r>
      <w:r w:rsidR="004A124E">
        <w:rPr>
          <w:iCs/>
        </w:rPr>
        <w:fldChar w:fldCharType="end"/>
      </w:r>
      <w:r w:rsidR="004A124E">
        <w:rPr>
          <w:iCs/>
        </w:rPr>
        <w:t xml:space="preserve"> </w:t>
      </w:r>
      <w:r>
        <w:rPr>
          <w:iCs/>
        </w:rPr>
        <w:t>is used to distinguish between the main concepts of the caliper representation:</w:t>
      </w:r>
    </w:p>
    <w:p w14:paraId="6C58A009" w14:textId="60653600" w:rsidR="00E6210B" w:rsidRDefault="00E6210B" w:rsidP="00E6210B">
      <w:pPr>
        <w:pStyle w:val="ListParagraph"/>
        <w:numPr>
          <w:ilvl w:val="0"/>
          <w:numId w:val="7"/>
        </w:numPr>
        <w:jc w:val="both"/>
        <w:rPr>
          <w:iCs/>
        </w:rPr>
      </w:pPr>
      <w:r>
        <w:rPr>
          <w:iCs/>
        </w:rPr>
        <w:t>‘Sliding Caliper’</w:t>
      </w:r>
    </w:p>
    <w:p w14:paraId="45F254DF" w14:textId="729DC203" w:rsidR="00E6210B" w:rsidRDefault="00E6210B" w:rsidP="7E4E3A40">
      <w:pPr>
        <w:pStyle w:val="ListParagraph"/>
        <w:numPr>
          <w:ilvl w:val="0"/>
          <w:numId w:val="7"/>
        </w:numPr>
        <w:jc w:val="both"/>
      </w:pPr>
      <w:r>
        <w:t>‘Fixed Caliper’</w:t>
      </w:r>
    </w:p>
    <w:p w14:paraId="48CC8411" w14:textId="6A55BCDF" w:rsidR="7E4E3A40" w:rsidRDefault="7E4E3A40" w:rsidP="7E4E3A40">
      <w:pPr>
        <w:jc w:val="both"/>
        <w:rPr>
          <w:ins w:id="258" w:author="SAMUEL DAVID LAGO PLACES" w:date="2021-10-04T04:47:00Z"/>
        </w:rPr>
      </w:pPr>
    </w:p>
    <w:p w14:paraId="1A2A30C7" w14:textId="50CF1A8B" w:rsidR="00E6210B" w:rsidRDefault="00E6210B" w:rsidP="00E6210B">
      <w:pPr>
        <w:jc w:val="both"/>
      </w:pPr>
      <w:del w:id="259" w:author="SAMUEL DAVID LAGO PLACES" w:date="2021-10-04T05:05:00Z">
        <w:r w:rsidDel="00E6210B">
          <w:delText>If the ‘Fixed Caliper’ attribute is selected, needed functional data is changed to contain additionally</w:delText>
        </w:r>
      </w:del>
      <w:ins w:id="260" w:author="SAMUEL DAVID LAGO PLACES" w:date="2021-10-04T05:05:00Z">
        <w:r w:rsidR="5D367581">
          <w:t>For either type of Disc Brake Type,</w:t>
        </w:r>
      </w:ins>
      <w:r>
        <w:t xml:space="preserve"> the number of pistons inside the caliper</w:t>
      </w:r>
      <w:ins w:id="261" w:author="SAMUEL DAVID LAGO PLACES" w:date="2021-10-04T05:06:00Z">
        <w:r w:rsidR="5754113F">
          <w:t xml:space="preserve">  is required</w:t>
        </w:r>
      </w:ins>
      <w:ins w:id="262" w:author="SAMUEL DAVID LAGO PLACES" w:date="2021-10-04T05:07:00Z">
        <w:r w:rsidR="24250E7F">
          <w:t xml:space="preserve"> to further specify the design of the brake caliper</w:t>
        </w:r>
      </w:ins>
      <w:r>
        <w:t>.</w:t>
      </w:r>
    </w:p>
    <w:p w14:paraId="487A6CB9" w14:textId="7FC349B3" w:rsidR="001A6EA8" w:rsidRPr="001A6EA8" w:rsidRDefault="001A6EA8" w:rsidP="7E4E3A40">
      <w:pPr>
        <w:pStyle w:val="ListParagraph"/>
        <w:numPr>
          <w:ilvl w:val="0"/>
          <w:numId w:val="29"/>
        </w:numPr>
        <w:jc w:val="both"/>
      </w:pPr>
      <w:r>
        <w:t>BrakeNumberOfPistons</w:t>
      </w:r>
      <w:r>
        <w:fldChar w:fldCharType="begin"/>
      </w:r>
      <w:r>
        <w:instrText xml:space="preserve"> XE "BrakeNumberOfPistons" </w:instrText>
      </w:r>
      <w:r>
        <w:fldChar w:fldCharType="end"/>
      </w:r>
      <w:commentRangeStart w:id="263"/>
      <w:commentRangeEnd w:id="263"/>
      <w:r>
        <w:commentReference w:id="263"/>
      </w:r>
      <w:commentRangeStart w:id="264"/>
      <w:commentRangeEnd w:id="264"/>
      <w:r>
        <w:commentReference w:id="264"/>
      </w:r>
    </w:p>
    <w:p w14:paraId="591DF368" w14:textId="4D87F908" w:rsidR="00E6210B" w:rsidRDefault="00E6210B" w:rsidP="00E6210B">
      <w:pPr>
        <w:jc w:val="both"/>
        <w:rPr>
          <w:iCs/>
        </w:rPr>
      </w:pPr>
    </w:p>
    <w:p w14:paraId="74697844" w14:textId="12C5CFA8" w:rsidR="00E6210B" w:rsidRDefault="00E6210B" w:rsidP="00E6210B">
      <w:pPr>
        <w:jc w:val="both"/>
        <w:rPr>
          <w:iCs/>
        </w:rPr>
      </w:pPr>
      <w:r>
        <w:rPr>
          <w:iCs/>
        </w:rPr>
        <w:t>The Axle Type</w:t>
      </w:r>
      <w:r w:rsidR="004A124E">
        <w:rPr>
          <w:iCs/>
        </w:rPr>
        <w:fldChar w:fldCharType="begin"/>
      </w:r>
      <w:r w:rsidR="004A124E">
        <w:instrText xml:space="preserve"> XE "</w:instrText>
      </w:r>
      <w:r w:rsidR="004A124E" w:rsidRPr="006D0C7F">
        <w:rPr>
          <w:iCs/>
        </w:rPr>
        <w:instrText>AxleType</w:instrText>
      </w:r>
      <w:r w:rsidR="004A124E">
        <w:instrText xml:space="preserve">" </w:instrText>
      </w:r>
      <w:r w:rsidR="004A124E">
        <w:rPr>
          <w:iCs/>
        </w:rPr>
        <w:fldChar w:fldCharType="end"/>
      </w:r>
      <w:r>
        <w:rPr>
          <w:iCs/>
        </w:rPr>
        <w:t xml:space="preserve"> is used to select the respective axle the wheel brake is applied to:</w:t>
      </w:r>
    </w:p>
    <w:p w14:paraId="44214503" w14:textId="0FBBDF57" w:rsidR="00E6210B" w:rsidRDefault="00E6210B" w:rsidP="00E6210B">
      <w:pPr>
        <w:pStyle w:val="ListParagraph"/>
        <w:numPr>
          <w:ilvl w:val="0"/>
          <w:numId w:val="7"/>
        </w:numPr>
        <w:jc w:val="both"/>
        <w:rPr>
          <w:iCs/>
        </w:rPr>
      </w:pPr>
      <w:r>
        <w:rPr>
          <w:iCs/>
        </w:rPr>
        <w:t>‘Front’</w:t>
      </w:r>
    </w:p>
    <w:p w14:paraId="3573CE52" w14:textId="04099752" w:rsidR="00E6210B" w:rsidRDefault="00E6210B" w:rsidP="00E6210B">
      <w:pPr>
        <w:pStyle w:val="ListParagraph"/>
        <w:numPr>
          <w:ilvl w:val="0"/>
          <w:numId w:val="7"/>
        </w:numPr>
        <w:jc w:val="both"/>
        <w:rPr>
          <w:iCs/>
        </w:rPr>
      </w:pPr>
      <w:r>
        <w:rPr>
          <w:iCs/>
        </w:rPr>
        <w:t>‘Rear’</w:t>
      </w:r>
    </w:p>
    <w:p w14:paraId="7EFEE646" w14:textId="10131585" w:rsidR="00E6210B" w:rsidRDefault="00E6210B" w:rsidP="00E6210B">
      <w:pPr>
        <w:jc w:val="both"/>
        <w:rPr>
          <w:iCs/>
        </w:rPr>
      </w:pPr>
    </w:p>
    <w:p w14:paraId="472D366E" w14:textId="6D037F35" w:rsidR="00E6210B" w:rsidRDefault="00E6210B" w:rsidP="00E6210B">
      <w:pPr>
        <w:jc w:val="both"/>
        <w:rPr>
          <w:iCs/>
        </w:rPr>
      </w:pPr>
      <w:r>
        <w:rPr>
          <w:iCs/>
        </w:rPr>
        <w:t>In the case of axle type (‘AxleType’ = ‘Rear’), the type of park brake mechanism</w:t>
      </w:r>
      <w:r w:rsidR="004A124E">
        <w:rPr>
          <w:iCs/>
        </w:rPr>
        <w:fldChar w:fldCharType="begin"/>
      </w:r>
      <w:r w:rsidR="004A124E">
        <w:instrText xml:space="preserve"> XE "</w:instrText>
      </w:r>
      <w:r w:rsidR="004A124E" w:rsidRPr="00671151">
        <w:rPr>
          <w:iCs/>
        </w:rPr>
        <w:instrText>ParkBrakeMechanism</w:instrText>
      </w:r>
      <w:r w:rsidR="004A124E">
        <w:instrText xml:space="preserve">" </w:instrText>
      </w:r>
      <w:r w:rsidR="004A124E">
        <w:rPr>
          <w:iCs/>
        </w:rPr>
        <w:fldChar w:fldCharType="end"/>
      </w:r>
      <w:r>
        <w:rPr>
          <w:iCs/>
        </w:rPr>
        <w:t xml:space="preserve"> needs to </w:t>
      </w:r>
      <w:r w:rsidR="00E12FB7">
        <w:rPr>
          <w:iCs/>
        </w:rPr>
        <w:t xml:space="preserve">be </w:t>
      </w:r>
      <w:r>
        <w:rPr>
          <w:iCs/>
        </w:rPr>
        <w:t>specified:</w:t>
      </w:r>
    </w:p>
    <w:p w14:paraId="32BD7546" w14:textId="35C8DF93" w:rsidR="00E6210B" w:rsidRDefault="00E6210B" w:rsidP="00E6210B">
      <w:pPr>
        <w:pStyle w:val="ListParagraph"/>
        <w:numPr>
          <w:ilvl w:val="0"/>
          <w:numId w:val="7"/>
        </w:numPr>
        <w:jc w:val="both"/>
        <w:rPr>
          <w:iCs/>
        </w:rPr>
      </w:pPr>
      <w:r>
        <w:rPr>
          <w:iCs/>
        </w:rPr>
        <w:t>‘Mechanical Park Brake’</w:t>
      </w:r>
    </w:p>
    <w:p w14:paraId="7635D7A7" w14:textId="64F28015" w:rsidR="00E6210B" w:rsidRDefault="00E6210B" w:rsidP="00E6210B">
      <w:pPr>
        <w:pStyle w:val="ListParagraph"/>
        <w:numPr>
          <w:ilvl w:val="0"/>
          <w:numId w:val="7"/>
        </w:numPr>
        <w:jc w:val="both"/>
        <w:rPr>
          <w:iCs/>
        </w:rPr>
      </w:pPr>
      <w:r>
        <w:rPr>
          <w:iCs/>
        </w:rPr>
        <w:t>‘Electric Park Brake’</w:t>
      </w:r>
    </w:p>
    <w:p w14:paraId="235BB94F" w14:textId="780887A3" w:rsidR="00E6210B" w:rsidRDefault="00E6210B" w:rsidP="00E6210B">
      <w:pPr>
        <w:jc w:val="both"/>
        <w:rPr>
          <w:iCs/>
        </w:rPr>
      </w:pPr>
    </w:p>
    <w:p w14:paraId="7A4879B0" w14:textId="493B238C" w:rsidR="00E6210B" w:rsidRDefault="00E6210B" w:rsidP="00E6210B">
      <w:pPr>
        <w:jc w:val="both"/>
      </w:pPr>
      <w:r>
        <w:t xml:space="preserve">For definition </w:t>
      </w:r>
      <w:r w:rsidR="004A124E">
        <w:t>if brake has</w:t>
      </w:r>
      <w:r>
        <w:t xml:space="preserve"> recuperating </w:t>
      </w:r>
      <w:r w:rsidR="004A124E">
        <w:t>feature (BrakeRecuperation</w:t>
      </w:r>
      <w:r>
        <w:fldChar w:fldCharType="begin"/>
      </w:r>
      <w:r>
        <w:instrText xml:space="preserve"> XE "BrakeRecuperation" </w:instrText>
      </w:r>
      <w:r>
        <w:fldChar w:fldCharType="end"/>
      </w:r>
      <w:r w:rsidR="004A124E">
        <w:t>)</w:t>
      </w:r>
      <w:r>
        <w:t xml:space="preserve"> the following toggle attributes are valid:</w:t>
      </w:r>
    </w:p>
    <w:p w14:paraId="0B9B305D" w14:textId="056C74DD" w:rsidR="00E6210B" w:rsidRDefault="00E6210B" w:rsidP="00E6210B">
      <w:pPr>
        <w:pStyle w:val="ListParagraph"/>
        <w:numPr>
          <w:ilvl w:val="0"/>
          <w:numId w:val="7"/>
        </w:numPr>
        <w:jc w:val="both"/>
        <w:rPr>
          <w:iCs/>
        </w:rPr>
      </w:pPr>
      <w:r>
        <w:rPr>
          <w:iCs/>
        </w:rPr>
        <w:t>‘Yes’</w:t>
      </w:r>
    </w:p>
    <w:p w14:paraId="2CCBE6B4" w14:textId="643AE668" w:rsidR="00E6210B" w:rsidRDefault="00E6210B" w:rsidP="00E6210B">
      <w:pPr>
        <w:pStyle w:val="ListParagraph"/>
        <w:numPr>
          <w:ilvl w:val="0"/>
          <w:numId w:val="7"/>
        </w:numPr>
        <w:jc w:val="both"/>
        <w:rPr>
          <w:iCs/>
        </w:rPr>
      </w:pPr>
      <w:r>
        <w:rPr>
          <w:iCs/>
        </w:rPr>
        <w:t>‘No’</w:t>
      </w:r>
    </w:p>
    <w:p w14:paraId="42A6136D" w14:textId="4D34CA86" w:rsidR="00E6210B" w:rsidRDefault="00E6210B" w:rsidP="00E6210B">
      <w:pPr>
        <w:jc w:val="both"/>
        <w:rPr>
          <w:iCs/>
        </w:rPr>
      </w:pPr>
    </w:p>
    <w:p w14:paraId="7D4A63D9" w14:textId="56BFCB63" w:rsidR="00E6210B" w:rsidRDefault="00E6210B" w:rsidP="00E6210B">
      <w:pPr>
        <w:jc w:val="both"/>
        <w:rPr>
          <w:iCs/>
        </w:rPr>
      </w:pPr>
      <w:r>
        <w:rPr>
          <w:iCs/>
        </w:rPr>
        <w:t>In addition, a variety of geometrical dimensions can be specified. These are relevant to calculate the brake torque.</w:t>
      </w:r>
    </w:p>
    <w:p w14:paraId="16EA6999" w14:textId="3844CED9" w:rsidR="00E6210B" w:rsidRDefault="00E6210B" w:rsidP="00E6210B">
      <w:pPr>
        <w:pStyle w:val="ListParagraph"/>
        <w:numPr>
          <w:ilvl w:val="0"/>
          <w:numId w:val="7"/>
        </w:numPr>
        <w:jc w:val="both"/>
        <w:rPr>
          <w:iCs/>
        </w:rPr>
      </w:pPr>
      <w:r>
        <w:rPr>
          <w:iCs/>
        </w:rPr>
        <w:t>Effective radius</w:t>
      </w:r>
      <w:ins w:id="265" w:author="KARL-MICHAEL HAHN [2]" w:date="2021-09-13T11:56:00Z">
        <w:r w:rsidR="004A124E">
          <w:rPr>
            <w:iCs/>
          </w:rPr>
          <w:fldChar w:fldCharType="begin"/>
        </w:r>
        <w:r w:rsidR="004A124E">
          <w:instrText xml:space="preserve"> XE "</w:instrText>
        </w:r>
      </w:ins>
      <w:r w:rsidR="004A124E" w:rsidRPr="00DD699B">
        <w:rPr>
          <w:iCs/>
        </w:rPr>
        <w:instrText>Eff</w:instrText>
      </w:r>
      <w:ins w:id="266" w:author="KARL-MICHAEL HAHN [2]" w:date="2021-09-13T11:56:00Z">
        <w:r w:rsidR="004A124E" w:rsidRPr="00DD699B">
          <w:rPr>
            <w:iCs/>
          </w:rPr>
          <w:instrText>ect</w:instrText>
        </w:r>
      </w:ins>
      <w:del w:id="267" w:author="KARL-MICHAEL HAHN [2]" w:date="2021-09-13T11:56:00Z">
        <w:r w:rsidR="004A124E" w:rsidRPr="00DD699B" w:rsidDel="00DD699B">
          <w:rPr>
            <w:iCs/>
          </w:rPr>
          <w:delInstrText>ective r</w:delInstrText>
        </w:r>
      </w:del>
      <w:ins w:id="268" w:author="KARL-MICHAEL HAHN [2]" w:date="2021-09-13T11:56:00Z">
        <w:r w:rsidR="004A124E" w:rsidRPr="00DD699B">
          <w:rPr>
            <w:iCs/>
          </w:rPr>
          <w:instrText>R</w:instrText>
        </w:r>
      </w:ins>
      <w:r w:rsidR="004A124E" w:rsidRPr="00DD699B">
        <w:rPr>
          <w:iCs/>
        </w:rPr>
        <w:instrText>adius</w:instrText>
      </w:r>
      <w:ins w:id="269" w:author="KARL-MICHAEL HAHN [2]" w:date="2021-09-13T11:56:00Z">
        <w:r w:rsidR="004A124E">
          <w:instrText xml:space="preserve">" </w:instrText>
        </w:r>
        <w:r w:rsidR="004A124E">
          <w:rPr>
            <w:iCs/>
          </w:rPr>
          <w:fldChar w:fldCharType="end"/>
        </w:r>
      </w:ins>
      <w:r>
        <w:rPr>
          <w:iCs/>
        </w:rPr>
        <w:t xml:space="preserve"> </w:t>
      </w:r>
      <w:del w:id="270" w:author="KARL-MICHAEL HAHN [2]" w:date="2021-09-13T11:56:00Z">
        <w:r w:rsidDel="004A124E">
          <w:rPr>
            <w:iCs/>
          </w:rPr>
          <w:delText xml:space="preserve">{EffRadius}: </w:delText>
        </w:r>
      </w:del>
      <w:r>
        <w:rPr>
          <w:iCs/>
        </w:rPr>
        <w:t>Distance from wheel center to center of brake caliper piston diameter</w:t>
      </w:r>
    </w:p>
    <w:p w14:paraId="257C990E" w14:textId="71158600" w:rsidR="00E6210B" w:rsidRDefault="00E6210B" w:rsidP="00E6210B">
      <w:pPr>
        <w:pStyle w:val="ListParagraph"/>
        <w:numPr>
          <w:ilvl w:val="0"/>
          <w:numId w:val="7"/>
        </w:numPr>
        <w:jc w:val="both"/>
        <w:rPr>
          <w:iCs/>
        </w:rPr>
      </w:pPr>
      <w:r>
        <w:rPr>
          <w:iCs/>
        </w:rPr>
        <w:t>Piston diameter</w:t>
      </w:r>
      <w:ins w:id="271" w:author="KARL-MICHAEL HAHN [2]" w:date="2021-09-13T11:57:00Z">
        <w:r w:rsidR="004A124E">
          <w:rPr>
            <w:iCs/>
          </w:rPr>
          <w:fldChar w:fldCharType="begin"/>
        </w:r>
        <w:r w:rsidR="004A124E">
          <w:instrText xml:space="preserve"> XE "</w:instrText>
        </w:r>
        <w:r w:rsidR="004A124E" w:rsidRPr="00721DE1">
          <w:rPr>
            <w:iCs/>
          </w:rPr>
          <w:instrText>PistDiameter</w:instrText>
        </w:r>
        <w:r w:rsidR="004A124E">
          <w:instrText xml:space="preserve">" </w:instrText>
        </w:r>
        <w:r w:rsidR="004A124E">
          <w:rPr>
            <w:iCs/>
          </w:rPr>
          <w:fldChar w:fldCharType="end"/>
        </w:r>
      </w:ins>
      <w:r>
        <w:rPr>
          <w:iCs/>
        </w:rPr>
        <w:t xml:space="preserve"> </w:t>
      </w:r>
      <w:del w:id="272" w:author="KARL-MICHAEL HAHN [2]" w:date="2021-09-13T11:57:00Z">
        <w:r w:rsidDel="004A124E">
          <w:rPr>
            <w:iCs/>
          </w:rPr>
          <w:delText>{PistDiameter}</w:delText>
        </w:r>
      </w:del>
      <w:r>
        <w:rPr>
          <w:iCs/>
        </w:rPr>
        <w:t>: Diameter of piston in brake caliper, in case of &gt;1 piston, quantity and diameter of the piston is required.</w:t>
      </w:r>
    </w:p>
    <w:p w14:paraId="5CE40901" w14:textId="2A45199A" w:rsidR="00E6210B" w:rsidRDefault="00E6210B" w:rsidP="00E6210B">
      <w:pPr>
        <w:pStyle w:val="ListParagraph"/>
        <w:numPr>
          <w:ilvl w:val="0"/>
          <w:numId w:val="7"/>
        </w:numPr>
        <w:jc w:val="both"/>
        <w:rPr>
          <w:iCs/>
        </w:rPr>
      </w:pPr>
      <w:r>
        <w:rPr>
          <w:iCs/>
        </w:rPr>
        <w:t>Pad wear thickness</w:t>
      </w:r>
      <w:ins w:id="273" w:author="KARL-MICHAEL HAHN [2]" w:date="2021-09-13T11:57:00Z">
        <w:r w:rsidR="004A124E">
          <w:rPr>
            <w:iCs/>
          </w:rPr>
          <w:fldChar w:fldCharType="begin"/>
        </w:r>
        <w:r w:rsidR="004A124E">
          <w:instrText xml:space="preserve"> XE "</w:instrText>
        </w:r>
        <w:r w:rsidR="004A124E" w:rsidRPr="00145E74">
          <w:rPr>
            <w:iCs/>
          </w:rPr>
          <w:instrText>PadWearThickness</w:instrText>
        </w:r>
        <w:r w:rsidR="004A124E">
          <w:instrText xml:space="preserve">" </w:instrText>
        </w:r>
        <w:r w:rsidR="004A124E">
          <w:rPr>
            <w:iCs/>
          </w:rPr>
          <w:fldChar w:fldCharType="end"/>
        </w:r>
      </w:ins>
      <w:r>
        <w:rPr>
          <w:iCs/>
        </w:rPr>
        <w:t xml:space="preserve"> </w:t>
      </w:r>
      <w:del w:id="274" w:author="KARL-MICHAEL HAHN [2]" w:date="2021-09-13T11:57:00Z">
        <w:r w:rsidDel="004A124E">
          <w:rPr>
            <w:iCs/>
          </w:rPr>
          <w:delText>{PadWearThickness</w:delText>
        </w:r>
      </w:del>
      <w:r>
        <w:rPr>
          <w:iCs/>
        </w:rPr>
        <w:t>}: Wearable thickness of brake pad</w:t>
      </w:r>
    </w:p>
    <w:p w14:paraId="5E7CCEE0" w14:textId="3BCCD07A" w:rsidR="00E6210B" w:rsidRDefault="00E6210B" w:rsidP="00E6210B">
      <w:pPr>
        <w:jc w:val="both"/>
        <w:rPr>
          <w:iCs/>
        </w:rPr>
      </w:pPr>
    </w:p>
    <w:p w14:paraId="472C1212" w14:textId="3148FEE2" w:rsidR="007D7D0D" w:rsidRPr="004954A5" w:rsidRDefault="007D7D0D" w:rsidP="00B00EAD">
      <w:pPr>
        <w:pStyle w:val="Hiddentipp"/>
        <w:rPr>
          <w:highlight w:val="yellow"/>
        </w:rPr>
      </w:pPr>
      <w:r w:rsidRPr="004954A5">
        <w:rPr>
          <w:highlight w:val="yellow"/>
        </w:rPr>
        <w:t xml:space="preserve">Attributes with relationship and dependencies should be described in this section. E.g. If attribute “xy” is selected than the list of functional data (attributes) changes </w:t>
      </w:r>
    </w:p>
    <w:p w14:paraId="00BE1BC7" w14:textId="77777777" w:rsidR="007D7D0D" w:rsidRDefault="007D7D0D" w:rsidP="00B00EAD">
      <w:pPr>
        <w:pStyle w:val="Hiddentipp"/>
        <w:rPr>
          <w:highlight w:val="yellow"/>
        </w:rPr>
      </w:pPr>
    </w:p>
    <w:p w14:paraId="183C4F9A" w14:textId="77777777" w:rsidR="007D7D0D" w:rsidRDefault="007D7D0D" w:rsidP="00B00EAD">
      <w:pPr>
        <w:pStyle w:val="Hiddentipp"/>
        <w:rPr>
          <w:highlight w:val="yellow"/>
        </w:rPr>
      </w:pPr>
      <w:r>
        <w:rPr>
          <w:highlight w:val="yellow"/>
        </w:rPr>
        <w:t>Please specify all listed attributes in detail.</w:t>
      </w:r>
    </w:p>
    <w:p w14:paraId="5CC68429" w14:textId="77777777" w:rsidR="007D7D0D" w:rsidRDefault="007D7D0D" w:rsidP="00B00EAD">
      <w:pPr>
        <w:pStyle w:val="Hiddentipp"/>
        <w:rPr>
          <w:highlight w:val="yellow"/>
        </w:rPr>
      </w:pPr>
    </w:p>
    <w:p w14:paraId="46C90D98" w14:textId="77777777" w:rsidR="007D7D0D" w:rsidRPr="001D2E71" w:rsidRDefault="007D7D0D" w:rsidP="00B00EAD">
      <w:pPr>
        <w:pStyle w:val="Hiddentipp"/>
      </w:pPr>
      <w:r w:rsidRPr="001D2E71">
        <w:rPr>
          <w:highlight w:val="yellow"/>
        </w:rPr>
        <w:t>In part 6.1 addit</w:t>
      </w:r>
      <w:r>
        <w:rPr>
          <w:highlight w:val="yellow"/>
        </w:rPr>
        <w:t>i</w:t>
      </w:r>
      <w:r w:rsidRPr="001D2E71">
        <w:rPr>
          <w:highlight w:val="yellow"/>
        </w:rPr>
        <w:t>onal part specific attributes could be defined and described</w:t>
      </w:r>
    </w:p>
    <w:p w14:paraId="6A32B3BA" w14:textId="77777777" w:rsidR="00957B92" w:rsidRDefault="00957B92" w:rsidP="00957B92">
      <w:pPr>
        <w:pStyle w:val="Heading1"/>
      </w:pPr>
      <w:bookmarkStart w:id="275" w:name="_Toc83278861"/>
      <w:r>
        <w:t>Test Equipment Setup {Test Equipment}</w:t>
      </w:r>
      <w:bookmarkEnd w:id="275"/>
    </w:p>
    <w:p w14:paraId="3625DC5C" w14:textId="77777777" w:rsidR="005C75FB" w:rsidRPr="005C75FB" w:rsidRDefault="005C75FB" w:rsidP="005C75FB">
      <w:pPr>
        <w:ind w:right="50"/>
        <w:jc w:val="both"/>
        <w:rPr>
          <w:rFonts w:cs="Arial"/>
          <w:highlight w:val="cyan"/>
        </w:rPr>
      </w:pPr>
      <w:r w:rsidRPr="005C75FB">
        <w:rPr>
          <w:highlight w:val="cyan"/>
        </w:rPr>
        <w:t>This section describes the test rig, including the adaptation for clamping the unit under test to the test rig. The latter information in particular is important, since the measurement result normally depends on how the test rig adaptation is designed.</w:t>
      </w:r>
    </w:p>
    <w:p w14:paraId="65837D93" w14:textId="77777777" w:rsidR="005C75FB" w:rsidRPr="005C75FB" w:rsidRDefault="00821BC0" w:rsidP="005C75FB">
      <w:pPr>
        <w:ind w:right="50"/>
        <w:jc w:val="both"/>
        <w:rPr>
          <w:rFonts w:cs="Arial"/>
          <w:highlight w:val="cyan"/>
        </w:rPr>
      </w:pPr>
      <w:r>
        <w:rPr>
          <w:highlight w:val="cyan"/>
        </w:rPr>
        <w:t>In case simulation is used, t</w:t>
      </w:r>
      <w:r w:rsidR="005C75FB" w:rsidRPr="005C75FB">
        <w:rPr>
          <w:highlight w:val="cyan"/>
        </w:rPr>
        <w:t xml:space="preserve">he name of the software product </w:t>
      </w:r>
      <w:r>
        <w:rPr>
          <w:highlight w:val="cyan"/>
        </w:rPr>
        <w:t xml:space="preserve">and specific model </w:t>
      </w:r>
      <w:r w:rsidR="005C75FB" w:rsidRPr="005C75FB">
        <w:rPr>
          <w:highlight w:val="cyan"/>
        </w:rPr>
        <w:t>used can be included in this section to accommodate the generation of functional data on the basis of simulations. In this context, the software product is considered a digital test rig.</w:t>
      </w:r>
    </w:p>
    <w:p w14:paraId="00756D89" w14:textId="77777777" w:rsidR="005C75FB" w:rsidRPr="00070548" w:rsidRDefault="005C75FB" w:rsidP="005C75FB">
      <w:pPr>
        <w:ind w:right="50"/>
        <w:jc w:val="both"/>
        <w:rPr>
          <w:rFonts w:cs="Arial"/>
        </w:rPr>
      </w:pPr>
      <w:r w:rsidRPr="005C75FB">
        <w:rPr>
          <w:highlight w:val="cyan"/>
        </w:rPr>
        <w:t>Functional data can be estimated if neither measurements nor simulations are available. The procedure used for the estimation can be named and a free text can be used to provide further details.</w:t>
      </w:r>
    </w:p>
    <w:p w14:paraId="33F7E149" w14:textId="77777777" w:rsidR="005C75FB" w:rsidRDefault="005C75FB" w:rsidP="00957B92">
      <w:pPr>
        <w:jc w:val="both"/>
      </w:pPr>
    </w:p>
    <w:p w14:paraId="75CF1270" w14:textId="353F8C77" w:rsidR="00A964E4" w:rsidRDefault="00957B92" w:rsidP="00A964E4">
      <w:pPr>
        <w:rPr>
          <w:highlight w:val="cyan"/>
        </w:rPr>
      </w:pPr>
      <w:r w:rsidRPr="00821BC0">
        <w:rPr>
          <w:highlight w:val="cyan"/>
        </w:rPr>
        <w:t xml:space="preserve">Alongside the attributes for describing the test </w:t>
      </w:r>
      <w:r w:rsidR="002402E6" w:rsidRPr="00821BC0">
        <w:rPr>
          <w:highlight w:val="cyan"/>
        </w:rPr>
        <w:t>bench</w:t>
      </w:r>
      <w:r w:rsidRPr="00821BC0">
        <w:rPr>
          <w:highlight w:val="cyan"/>
        </w:rPr>
        <w:t>, it is also possible to use the following characteristics to describe adaptation of the part for the test in greater detail:</w:t>
      </w:r>
    </w:p>
    <w:p w14:paraId="61FC76D6" w14:textId="5B46A6E7" w:rsidR="00D461A7" w:rsidRDefault="00D461A7" w:rsidP="00A964E4">
      <w:pPr>
        <w:rPr>
          <w:highlight w:val="cyan"/>
        </w:rPr>
      </w:pPr>
    </w:p>
    <w:p w14:paraId="759643B7" w14:textId="5C3267A5" w:rsidR="00D461A7" w:rsidRPr="008F0A73" w:rsidRDefault="00D461A7" w:rsidP="7E4E3A40">
      <w:pPr>
        <w:rPr>
          <w:ins w:id="276" w:author="SAMUEL DAVID LAGO PLACES" w:date="2021-10-04T05:15:00Z"/>
        </w:rPr>
      </w:pPr>
      <w:commentRangeStart w:id="277"/>
      <w:commentRangeStart w:id="278"/>
      <w:commentRangeStart w:id="279"/>
      <w:r>
        <w:t>Test programs for wheel brakes are typicall</w:t>
      </w:r>
      <w:r w:rsidR="008F0A73">
        <w:t>y carried out on an inertia brake dynamometer. The unit under test is the complete wheel brake assembly consisting of e.g. brake caliper including brake pad, brake rotor, wheel bearing and knuckle.</w:t>
      </w:r>
      <w:commentRangeEnd w:id="277"/>
      <w:r>
        <w:commentReference w:id="277"/>
      </w:r>
      <w:commentRangeEnd w:id="278"/>
      <w:r>
        <w:commentReference w:id="278"/>
      </w:r>
      <w:commentRangeEnd w:id="279"/>
      <w:r>
        <w:commentReference w:id="279"/>
      </w:r>
    </w:p>
    <w:p w14:paraId="2381C46D" w14:textId="22116467" w:rsidR="00D461A7" w:rsidRPr="008F0A73" w:rsidRDefault="00D461A7" w:rsidP="7E4E3A40">
      <w:pPr>
        <w:rPr>
          <w:ins w:id="280" w:author="SAMUEL DAVID LAGO PLACES" w:date="2021-10-04T05:15:00Z"/>
        </w:rPr>
      </w:pPr>
    </w:p>
    <w:p w14:paraId="407DE29B" w14:textId="62BCA04F" w:rsidR="00D461A7" w:rsidRPr="008F0A73" w:rsidRDefault="1B8C1E89">
      <w:pPr>
        <w:jc w:val="center"/>
        <w:rPr>
          <w:ins w:id="281" w:author="SAMUEL DAVID LAGO PLACES" w:date="2021-10-04T05:15:00Z"/>
        </w:rPr>
        <w:pPrChange w:id="282" w:author="SAMUEL DAVID LAGO PLACES" w:date="2021-10-04T05:15:00Z">
          <w:pPr/>
        </w:pPrChange>
      </w:pPr>
      <w:ins w:id="283" w:author="SAMUEL DAVID LAGO PLACES" w:date="2021-10-04T05:14:00Z">
        <w:r>
          <w:rPr>
            <w:noProof/>
            <w:lang w:val="en-GB" w:eastAsia="en-GB"/>
          </w:rPr>
          <w:drawing>
            <wp:inline distT="0" distB="0" distL="0" distR="0" wp14:anchorId="2435C10C" wp14:editId="35438A6A">
              <wp:extent cx="5429250" cy="2737247"/>
              <wp:effectExtent l="0" t="0" r="0" b="0"/>
              <wp:docPr id="846484612" name="Picture 84648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29250" cy="2737247"/>
                      </a:xfrm>
                      <a:prstGeom prst="rect">
                        <a:avLst/>
                      </a:prstGeom>
                    </pic:spPr>
                  </pic:pic>
                </a:graphicData>
              </a:graphic>
            </wp:inline>
          </w:drawing>
        </w:r>
      </w:ins>
    </w:p>
    <w:p w14:paraId="11F36D0B" w14:textId="7A1E3E47" w:rsidR="7E4E3A40" w:rsidRDefault="7E4E3A40" w:rsidP="7E4E3A40">
      <w:pPr>
        <w:jc w:val="center"/>
      </w:pPr>
    </w:p>
    <w:p w14:paraId="5B517723" w14:textId="71355EAB" w:rsidR="00957B92" w:rsidRPr="00895054" w:rsidRDefault="00957B92" w:rsidP="00957B92">
      <w:pPr>
        <w:pStyle w:val="Heading1"/>
      </w:pPr>
      <w:bookmarkStart w:id="284" w:name="_Toc83278862"/>
      <w:r>
        <w:t>Test Equipment Parameters (part-specific) {Test Sequence}</w:t>
      </w:r>
      <w:bookmarkEnd w:id="284"/>
    </w:p>
    <w:p w14:paraId="5F545055" w14:textId="390C5A02" w:rsidR="00957B92" w:rsidRDefault="00957B92" w:rsidP="00957B92">
      <w:pPr>
        <w:pStyle w:val="Uberschrift2"/>
      </w:pPr>
      <w:bookmarkStart w:id="285" w:name="_Toc83278863"/>
      <w:r>
        <w:t>General</w:t>
      </w:r>
      <w:bookmarkEnd w:id="285"/>
    </w:p>
    <w:p w14:paraId="409AA5D2" w14:textId="77777777" w:rsidR="00957B92" w:rsidRPr="00AB0B3F" w:rsidRDefault="00957B92" w:rsidP="00957B92">
      <w:pPr>
        <w:pStyle w:val="Heading3"/>
        <w:tabs>
          <w:tab w:val="num" w:pos="1440"/>
        </w:tabs>
      </w:pPr>
      <w:bookmarkStart w:id="286" w:name="_Toc83278864"/>
      <w:r>
        <w:t>Classification</w:t>
      </w:r>
      <w:bookmarkEnd w:id="286"/>
    </w:p>
    <w:p w14:paraId="07D83412" w14:textId="77777777" w:rsidR="00957B92" w:rsidRDefault="00957B92" w:rsidP="00957B92">
      <w:pPr>
        <w:tabs>
          <w:tab w:val="num" w:pos="1440"/>
        </w:tabs>
        <w:jc w:val="both"/>
      </w:pPr>
      <w:r>
        <w:t xml:space="preserve">Test equipment parameters bring together information required to determine the instance data. They will reflect the way in which the instance data is determined on the test rig and form a considerably simplified basis for the testing program used. </w:t>
      </w:r>
    </w:p>
    <w:p w14:paraId="0C5254A8" w14:textId="77777777" w:rsidR="00BF455E" w:rsidRDefault="00BF455E" w:rsidP="00957B92">
      <w:pPr>
        <w:tabs>
          <w:tab w:val="num" w:pos="1440"/>
        </w:tabs>
        <w:jc w:val="both"/>
        <w:rPr>
          <w:i/>
          <w:iCs/>
          <w:highlight w:val="yellow"/>
        </w:rPr>
      </w:pPr>
    </w:p>
    <w:p w14:paraId="4D867AC3" w14:textId="77777777" w:rsidR="00BF455E" w:rsidRPr="00BF455E" w:rsidRDefault="00BF455E" w:rsidP="00B00EAD">
      <w:pPr>
        <w:pStyle w:val="Hiddentipp"/>
      </w:pPr>
      <w:r>
        <w:rPr>
          <w:highlight w:val="yellow"/>
        </w:rPr>
        <w:t>Please add</w:t>
      </w:r>
      <w:r w:rsidRPr="00BF455E">
        <w:rPr>
          <w:highlight w:val="yellow"/>
        </w:rPr>
        <w:t xml:space="preserve"> classification information</w:t>
      </w:r>
    </w:p>
    <w:p w14:paraId="3B205A7D" w14:textId="4BAEFC13" w:rsidR="00957B92" w:rsidRDefault="00957B92" w:rsidP="00957B92">
      <w:pPr>
        <w:pStyle w:val="Heading3"/>
      </w:pPr>
      <w:bookmarkStart w:id="287" w:name="_Toc83278865"/>
      <w:r>
        <w:t>Specifying data points</w:t>
      </w:r>
      <w:bookmarkEnd w:id="287"/>
    </w:p>
    <w:p w14:paraId="633C4A78" w14:textId="77777777" w:rsidR="00957B92" w:rsidRPr="00D607A7" w:rsidRDefault="00957B92" w:rsidP="00957B92">
      <w:pPr>
        <w:jc w:val="both"/>
        <w:rPr>
          <w:iCs/>
        </w:rPr>
      </w:pPr>
      <w:bookmarkStart w:id="288" w:name="_Hlk56675588"/>
      <w:r>
        <w:t>See prostep ivip / VDA Recommendation 5550 Part 2.</w:t>
      </w:r>
    </w:p>
    <w:p w14:paraId="1B01CE5D" w14:textId="77777777" w:rsidR="00957B92" w:rsidRPr="00986999" w:rsidRDefault="00957B92" w:rsidP="00957B92">
      <w:pPr>
        <w:pStyle w:val="Uberschrift2"/>
      </w:pPr>
      <w:bookmarkStart w:id="289" w:name="_Ref491332716"/>
      <w:bookmarkStart w:id="290" w:name="_Toc83278866"/>
      <w:bookmarkEnd w:id="288"/>
      <w:r>
        <w:t>Preload {Preload}</w:t>
      </w:r>
      <w:bookmarkEnd w:id="289"/>
      <w:bookmarkEnd w:id="290"/>
    </w:p>
    <w:p w14:paraId="2F56876C" w14:textId="77777777" w:rsidR="00BF455E" w:rsidRDefault="00BF455E" w:rsidP="00B00EAD">
      <w:pPr>
        <w:pStyle w:val="Hiddentipp"/>
      </w:pPr>
      <w:r w:rsidRPr="00BF455E">
        <w:rPr>
          <w:highlight w:val="yellow"/>
        </w:rPr>
        <w:t>Please describe test preload(s) conditions</w:t>
      </w:r>
    </w:p>
    <w:p w14:paraId="25961892" w14:textId="77777777" w:rsidR="00BF455E" w:rsidRDefault="00BF455E" w:rsidP="00957B92">
      <w:pPr>
        <w:jc w:val="both"/>
      </w:pPr>
    </w:p>
    <w:p w14:paraId="28EDC869" w14:textId="690B6CED" w:rsidR="00A943C9" w:rsidRPr="00376506" w:rsidRDefault="00A943C9">
      <w:pPr>
        <w:pStyle w:val="ListParagraph"/>
        <w:numPr>
          <w:ilvl w:val="0"/>
          <w:numId w:val="3"/>
        </w:numPr>
        <w:jc w:val="both"/>
        <w:rPr>
          <w:rFonts w:asciiTheme="minorHAnsi" w:eastAsiaTheme="minorEastAsia" w:hAnsiTheme="minorHAnsi" w:cstheme="minorBidi"/>
          <w:highlight w:val="cyan"/>
        </w:rPr>
        <w:pPrChange w:id="291" w:author="SAMUEL DAVID LAGO PLACES" w:date="2021-10-04T05:26:00Z">
          <w:pPr>
            <w:jc w:val="both"/>
          </w:pPr>
        </w:pPrChange>
      </w:pPr>
    </w:p>
    <w:p w14:paraId="3286775F" w14:textId="77777777" w:rsidR="00957B92" w:rsidRPr="00986999" w:rsidRDefault="00BF455E" w:rsidP="00957B92">
      <w:pPr>
        <w:pStyle w:val="Uberschrift2"/>
      </w:pPr>
      <w:bookmarkStart w:id="292" w:name="_Toc83278867"/>
      <w:r>
        <w:t xml:space="preserve">Additional </w:t>
      </w:r>
      <w:r w:rsidR="00957B92">
        <w:t>Preload {Preload2}</w:t>
      </w:r>
      <w:bookmarkEnd w:id="292"/>
    </w:p>
    <w:p w14:paraId="2FBE483F" w14:textId="7B78AC55" w:rsidR="00957B92" w:rsidRDefault="00957B92" w:rsidP="7E4E3A40">
      <w:pPr>
        <w:jc w:val="both"/>
        <w:rPr>
          <w:highlight w:val="cyan"/>
        </w:rPr>
      </w:pPr>
    </w:p>
    <w:p w14:paraId="31E6568E" w14:textId="77777777" w:rsidR="00957B92" w:rsidRDefault="00957B92" w:rsidP="00957B92">
      <w:pPr>
        <w:pStyle w:val="Uberschrift2"/>
        <w:ind w:left="578" w:hanging="578"/>
      </w:pPr>
      <w:bookmarkStart w:id="293" w:name="_Toc83278868"/>
      <w:r>
        <w:t>Preconditioning {PreConditioning}</w:t>
      </w:r>
      <w:bookmarkEnd w:id="293"/>
    </w:p>
    <w:p w14:paraId="4886FD11" w14:textId="6431C1FF" w:rsidR="003B0DE7" w:rsidRPr="007734AB" w:rsidRDefault="00957B92" w:rsidP="007734AB">
      <w:pPr>
        <w:jc w:val="both"/>
        <w:rPr>
          <w:color w:val="FFFFFF" w:themeColor="background1"/>
        </w:rPr>
      </w:pPr>
      <w:r>
        <w:t xml:space="preserve">Test programs can be used for both the actual testing and for </w:t>
      </w:r>
      <w:r w:rsidRPr="007734AB">
        <w:t xml:space="preserve">preconditioning the component prior to testing. </w:t>
      </w:r>
      <w:r w:rsidR="007734AB" w:rsidRPr="007734AB">
        <w:t xml:space="preserve">A bedding </w:t>
      </w:r>
      <w:r w:rsidR="00BD1A61">
        <w:t xml:space="preserve">in, also known as burnishing, </w:t>
      </w:r>
      <w:r w:rsidR="007734AB" w:rsidRPr="007734AB">
        <w:t>procedure for brake pads and rotor is to be run before testing.</w:t>
      </w:r>
    </w:p>
    <w:p w14:paraId="7DA75BAD" w14:textId="77777777" w:rsidR="003B0DE7" w:rsidRPr="004954A5" w:rsidRDefault="00290008" w:rsidP="00B00EAD">
      <w:pPr>
        <w:pStyle w:val="Hiddentipp"/>
      </w:pPr>
      <w:r w:rsidRPr="00376506">
        <w:rPr>
          <w:highlight w:val="yellow"/>
        </w:rPr>
        <w:t>Please describe here which preconditions are required before executing the tests.</w:t>
      </w:r>
    </w:p>
    <w:p w14:paraId="1874E846" w14:textId="77777777" w:rsidR="00957B92" w:rsidRDefault="00957B92" w:rsidP="00957B92">
      <w:pPr>
        <w:jc w:val="both"/>
      </w:pPr>
      <w:r w:rsidRPr="00376506">
        <w:rPr>
          <w:highlight w:val="cyan"/>
        </w:rPr>
        <w:t>The test programs used for preconditioning and the actual measurement are independent of each other, i.e. they can be different and can also include different parameters.</w:t>
      </w:r>
    </w:p>
    <w:p w14:paraId="0874BBD8" w14:textId="77777777" w:rsidR="00E119D7" w:rsidRPr="00623184" w:rsidRDefault="00E119D7" w:rsidP="7E4E3A40">
      <w:pPr>
        <w:pStyle w:val="Heading3"/>
        <w:rPr>
          <w:i/>
          <w:iCs/>
        </w:rPr>
      </w:pPr>
      <w:bookmarkStart w:id="294" w:name="_Toc83278869"/>
      <w:r w:rsidRPr="7E4E3A40">
        <w:rPr>
          <w:i/>
          <w:iCs/>
        </w:rPr>
        <w:t>Bedding-in or burnishing procedure of wheel brakes {TPmBedIn}</w:t>
      </w:r>
      <w:bookmarkEnd w:id="294"/>
    </w:p>
    <w:p w14:paraId="0156F8A2" w14:textId="77777777" w:rsidR="00E119D7" w:rsidRPr="00623184" w:rsidRDefault="00E119D7" w:rsidP="00E119D7">
      <w:r>
        <w:t>The pre-conditioning is applied before testing to prepare brake pads and rotors to run in stabilized condition at brake applies.</w:t>
      </w:r>
    </w:p>
    <w:p w14:paraId="008D03F2" w14:textId="7C491A73" w:rsidR="00E119D7" w:rsidRPr="00623184" w:rsidRDefault="00E119D7" w:rsidP="00E119D7">
      <w:r>
        <w:t xml:space="preserve">In general the bedding-in or burnishing is realized by performing multiple brake applies from an </w:t>
      </w:r>
      <w:r w:rsidR="00623184">
        <w:t>initial</w:t>
      </w:r>
      <w:r>
        <w:t xml:space="preserve"> speed, e.g. 50kph to 0kph. </w:t>
      </w:r>
    </w:p>
    <w:p w14:paraId="57FF729C" w14:textId="77777777" w:rsidR="00957B92" w:rsidRDefault="00957B92" w:rsidP="00957B92">
      <w:pPr>
        <w:jc w:val="both"/>
      </w:pPr>
    </w:p>
    <w:p w14:paraId="7DDCB8D0" w14:textId="77777777" w:rsidR="00957B92" w:rsidRDefault="00957B92" w:rsidP="00957B92">
      <w:pPr>
        <w:pStyle w:val="Uberschrift2"/>
      </w:pPr>
      <w:bookmarkStart w:id="295" w:name="_Toc83278870"/>
      <w:r>
        <w:t>Test programs</w:t>
      </w:r>
      <w:bookmarkEnd w:id="295"/>
    </w:p>
    <w:p w14:paraId="16CD872D" w14:textId="77777777" w:rsidR="003B0DE7" w:rsidRPr="0046472E" w:rsidRDefault="003B0DE7" w:rsidP="00B00EAD">
      <w:pPr>
        <w:pStyle w:val="Hiddentipp"/>
      </w:pPr>
      <w:r w:rsidRPr="0046472E">
        <w:t>Description test program 1</w:t>
      </w:r>
    </w:p>
    <w:p w14:paraId="65C790FA" w14:textId="77777777" w:rsidR="00376506" w:rsidRPr="0046472E" w:rsidRDefault="00376506" w:rsidP="00B00EAD">
      <w:pPr>
        <w:pStyle w:val="Hiddentipp"/>
      </w:pPr>
      <w:r w:rsidRPr="0046472E">
        <w:t>Describe the program by defining attribute like maximum ecitation velocity or frequency, signal shape, number of cycles. It is recommended to add (a) diagram(s) as example</w:t>
      </w:r>
    </w:p>
    <w:p w14:paraId="3411B989" w14:textId="42B3E599" w:rsidR="003B0DE7" w:rsidRPr="0046472E" w:rsidRDefault="00416C68" w:rsidP="003B0DE7">
      <w:pPr>
        <w:pStyle w:val="Heading3"/>
        <w:rPr>
          <w:i/>
          <w:iCs/>
        </w:rPr>
      </w:pPr>
      <w:bookmarkStart w:id="296" w:name="_Toc83278871"/>
      <w:r w:rsidRPr="0046472E">
        <w:rPr>
          <w:i/>
          <w:iCs/>
        </w:rPr>
        <w:t xml:space="preserve">AK-Master </w:t>
      </w:r>
      <w:r w:rsidR="00616F65" w:rsidRPr="0046472E">
        <w:rPr>
          <w:i/>
          <w:iCs/>
        </w:rPr>
        <w:t xml:space="preserve">SAE-J2522 </w:t>
      </w:r>
      <w:r w:rsidRPr="0046472E">
        <w:rPr>
          <w:i/>
          <w:iCs/>
        </w:rPr>
        <w:t>{TPmAKMasterMS}</w:t>
      </w:r>
      <w:bookmarkEnd w:id="296"/>
    </w:p>
    <w:p w14:paraId="3BB6DD03" w14:textId="3319ACA5" w:rsidR="00416C68" w:rsidRDefault="00616F65" w:rsidP="00416C68">
      <w:r>
        <w:t>The</w:t>
      </w:r>
      <w:r w:rsidR="00416C68">
        <w:t xml:space="preserve"> „AK-Master” – Dynamometer Global Brake Effectiveness</w:t>
      </w:r>
      <w:r>
        <w:t xml:space="preserve"> provides an overall picture of the friction value for a wheel brake. </w:t>
      </w:r>
      <w:r w:rsidR="00416C68">
        <w:t>This test procedure evaluates the effective indicators of friction material, taking into account the different pressure, temperature and speed conditions for motor vehicles equipped with hydraulic brakes. The main purpose of SAE J2522 is to compare the friction material as closely as possible under similar conditions. To take into account the different characteristics of the brake cooling systems of different dynamometers, the fade section is temperature controlled.</w:t>
      </w:r>
    </w:p>
    <w:p w14:paraId="7B011698" w14:textId="6F4E4FBD" w:rsidR="00D461A7" w:rsidRDefault="00D461A7" w:rsidP="00416C68"/>
    <w:p w14:paraId="2A5603B1" w14:textId="35D4BDCD" w:rsidR="00D461A7" w:rsidRDefault="00846C74" w:rsidP="00416C68">
      <w:hyperlink r:id="rId26" w:history="1">
        <w:r w:rsidR="00D461A7" w:rsidRPr="00D461A7">
          <w:rPr>
            <w:rStyle w:val="Hyperlink"/>
          </w:rPr>
          <w:t>J2522A: Dynamometer Global Brake Effectiveness - SAE International</w:t>
        </w:r>
      </w:hyperlink>
    </w:p>
    <w:p w14:paraId="3D823731" w14:textId="77777777" w:rsidR="00A03A71" w:rsidRDefault="00A03A71" w:rsidP="00416C68"/>
    <w:p w14:paraId="0F87503B" w14:textId="4588349D" w:rsidR="00616F65" w:rsidRDefault="00616F65" w:rsidP="00616F65">
      <w:pPr>
        <w:pStyle w:val="Heading3"/>
        <w:rPr>
          <w:i/>
          <w:iCs/>
        </w:rPr>
      </w:pPr>
      <w:bookmarkStart w:id="297" w:name="_Toc83278872"/>
      <w:r w:rsidRPr="00616F65">
        <w:rPr>
          <w:i/>
          <w:iCs/>
        </w:rPr>
        <w:t xml:space="preserve">Wear Test Procedure </w:t>
      </w:r>
      <w:r w:rsidR="00D80B00">
        <w:rPr>
          <w:i/>
          <w:iCs/>
        </w:rPr>
        <w:t>SAE-</w:t>
      </w:r>
      <w:r w:rsidRPr="00616F65">
        <w:rPr>
          <w:i/>
          <w:iCs/>
        </w:rPr>
        <w:t>J2707</w:t>
      </w:r>
      <w:r>
        <w:rPr>
          <w:i/>
          <w:iCs/>
        </w:rPr>
        <w:t xml:space="preserve"> {TPmBrkWearMS}</w:t>
      </w:r>
      <w:bookmarkEnd w:id="297"/>
    </w:p>
    <w:p w14:paraId="2595EE2F" w14:textId="1FFBACD7" w:rsidR="0046472E" w:rsidRDefault="00616F65" w:rsidP="00616F65">
      <w:r>
        <w:t>The SAE J2707 describes a Wear Test Procedure</w:t>
      </w:r>
      <w:r>
        <w:tab/>
        <w:t xml:space="preserve">on inertia dynamometer for brake friction materials. With </w:t>
      </w:r>
      <w:r w:rsidR="00623184">
        <w:t>that,</w:t>
      </w:r>
      <w:r>
        <w:t xml:space="preserve"> </w:t>
      </w:r>
      <w:r w:rsidR="0046472E">
        <w:t xml:space="preserve">it is possible to compare </w:t>
      </w:r>
      <w:r>
        <w:t>wear characteristic</w:t>
      </w:r>
      <w:r w:rsidR="0046472E">
        <w:t xml:space="preserve">s of </w:t>
      </w:r>
      <w:r>
        <w:t>brake pad and rotor</w:t>
      </w:r>
      <w:r w:rsidR="0046472E">
        <w:t xml:space="preserve"> for different combinations and set-ups.</w:t>
      </w:r>
    </w:p>
    <w:p w14:paraId="60B93A19" w14:textId="64B23740" w:rsidR="00E61988" w:rsidRDefault="00E61988" w:rsidP="00616F65"/>
    <w:p w14:paraId="67B9FA14" w14:textId="586A8850" w:rsidR="00E61988" w:rsidRDefault="00E61988" w:rsidP="00E61988">
      <w:r>
        <w:t>The following parameters on the inertia dynamometer are to be documented:</w:t>
      </w:r>
    </w:p>
    <w:p w14:paraId="64BBCADF" w14:textId="75DA9750" w:rsidR="00E61988" w:rsidRDefault="00E61988" w:rsidP="00E61988">
      <w:pPr>
        <w:pStyle w:val="ListParagraph"/>
        <w:numPr>
          <w:ilvl w:val="0"/>
          <w:numId w:val="13"/>
        </w:numPr>
      </w:pPr>
      <w:r>
        <w:t>Inertia</w:t>
      </w:r>
      <w:ins w:id="298" w:author="KARL-MICHAEL HAHN [2]" w:date="2021-09-13T12:03:00Z">
        <w:r w:rsidR="00623184">
          <w:fldChar w:fldCharType="begin"/>
        </w:r>
        <w:r w:rsidR="00623184">
          <w:instrText xml:space="preserve"> XE "</w:instrText>
        </w:r>
        <w:r w:rsidR="00623184" w:rsidRPr="007D76CF">
          <w:instrText>Dyno</w:instrText>
        </w:r>
      </w:ins>
      <w:r w:rsidR="00623184" w:rsidRPr="007D76CF">
        <w:instrText>Inertia</w:instrText>
      </w:r>
      <w:ins w:id="299" w:author="KARL-MICHAEL HAHN [2]" w:date="2021-09-13T12:03:00Z">
        <w:r w:rsidR="00623184">
          <w:instrText xml:space="preserve">" </w:instrText>
        </w:r>
        <w:r w:rsidR="00623184">
          <w:fldChar w:fldCharType="end"/>
        </w:r>
      </w:ins>
      <w:del w:id="300" w:author="KARL-MICHAEL HAHN [2]" w:date="2021-09-13T12:03:00Z">
        <w:r w:rsidDel="00623184">
          <w:delText xml:space="preserve"> {Inertia}</w:delText>
        </w:r>
      </w:del>
    </w:p>
    <w:p w14:paraId="1362C5A6" w14:textId="6D620F79" w:rsidR="00E61988" w:rsidRDefault="00E61988" w:rsidP="00E61988">
      <w:pPr>
        <w:pStyle w:val="ListParagraph"/>
        <w:numPr>
          <w:ilvl w:val="0"/>
          <w:numId w:val="13"/>
        </w:numPr>
      </w:pPr>
      <w:r>
        <w:t>Number of stops per temperature slot</w:t>
      </w:r>
      <w:ins w:id="301" w:author="KARL-MICHAEL HAHN [2]" w:date="2021-09-13T12:04:00Z">
        <w:r w:rsidR="00623184">
          <w:fldChar w:fldCharType="begin"/>
        </w:r>
        <w:r w:rsidR="00623184">
          <w:instrText xml:space="preserve"> XE "</w:instrText>
        </w:r>
      </w:ins>
      <w:ins w:id="302" w:author="KARL-MICHAEL HAHN [2]" w:date="2021-09-13T12:03:00Z">
        <w:r w:rsidR="00623184" w:rsidRPr="002643A5">
          <w:instrText>NumberStopsPerSlot</w:instrText>
        </w:r>
      </w:ins>
      <w:ins w:id="303" w:author="KARL-MICHAEL HAHN [2]" w:date="2021-09-13T12:04:00Z">
        <w:r w:rsidR="00623184">
          <w:instrText xml:space="preserve">" </w:instrText>
        </w:r>
        <w:r w:rsidR="00623184">
          <w:fldChar w:fldCharType="end"/>
        </w:r>
      </w:ins>
      <w:r>
        <w:t xml:space="preserve"> </w:t>
      </w:r>
      <w:del w:id="304" w:author="KARL-MICHAEL HAHN [2]" w:date="2021-09-13T12:03:00Z">
        <w:r w:rsidDel="00623184">
          <w:delText>{StopsNumber}</w:delText>
        </w:r>
      </w:del>
    </w:p>
    <w:p w14:paraId="4F4535B7" w14:textId="0A30CBD8" w:rsidR="00E61988" w:rsidRDefault="00E61988" w:rsidP="00E61988">
      <w:pPr>
        <w:pStyle w:val="ListParagraph"/>
        <w:numPr>
          <w:ilvl w:val="0"/>
          <w:numId w:val="13"/>
        </w:numPr>
      </w:pPr>
      <w:r>
        <w:t>Average Deceleration</w:t>
      </w:r>
      <w:ins w:id="305" w:author="KARL-MICHAEL HAHN [2]" w:date="2021-09-13T12:04:00Z">
        <w:r w:rsidR="00623184">
          <w:fldChar w:fldCharType="begin"/>
        </w:r>
        <w:r w:rsidR="00623184">
          <w:instrText xml:space="preserve"> XE "</w:instrText>
        </w:r>
        <w:r w:rsidR="00623184" w:rsidRPr="007C2B70">
          <w:instrText>AvgDecel</w:instrText>
        </w:r>
        <w:r w:rsidR="00623184">
          <w:instrText xml:space="preserve">" </w:instrText>
        </w:r>
        <w:r w:rsidR="00623184">
          <w:fldChar w:fldCharType="end"/>
        </w:r>
      </w:ins>
      <w:r>
        <w:t xml:space="preserve"> </w:t>
      </w:r>
      <w:del w:id="306" w:author="KARL-MICHAEL HAHN [2]" w:date="2021-09-13T12:04:00Z">
        <w:r w:rsidDel="00623184">
          <w:delText>{AvgDecel}</w:delText>
        </w:r>
      </w:del>
    </w:p>
    <w:p w14:paraId="2D2A811A" w14:textId="18FC444C" w:rsidR="00E61988" w:rsidRDefault="00E61988" w:rsidP="00E61988">
      <w:pPr>
        <w:pStyle w:val="ListParagraph"/>
        <w:numPr>
          <w:ilvl w:val="0"/>
          <w:numId w:val="13"/>
        </w:numPr>
      </w:pPr>
      <w:r>
        <w:t>Initial velocity</w:t>
      </w:r>
      <w:ins w:id="307" w:author="KARL-MICHAEL HAHN [2]" w:date="2021-09-13T12:04:00Z">
        <w:r w:rsidR="00623184">
          <w:fldChar w:fldCharType="begin"/>
        </w:r>
        <w:r w:rsidR="00623184">
          <w:instrText xml:space="preserve"> XE "</w:instrText>
        </w:r>
        <w:r w:rsidR="00623184" w:rsidRPr="00490273">
          <w:instrText>InitVel</w:instrText>
        </w:r>
        <w:r w:rsidR="00623184">
          <w:instrText xml:space="preserve">" </w:instrText>
        </w:r>
        <w:r w:rsidR="00623184">
          <w:fldChar w:fldCharType="end"/>
        </w:r>
      </w:ins>
      <w:r>
        <w:t xml:space="preserve"> </w:t>
      </w:r>
      <w:del w:id="308" w:author="KARL-MICHAEL HAHN [2]" w:date="2021-09-13T12:04:00Z">
        <w:r w:rsidDel="00623184">
          <w:delText>{InitVel}</w:delText>
        </w:r>
      </w:del>
    </w:p>
    <w:p w14:paraId="52A79132" w14:textId="4E831C38" w:rsidR="00E61988" w:rsidRPr="00BA75E1" w:rsidRDefault="00E61988" w:rsidP="00E61988">
      <w:pPr>
        <w:pStyle w:val="ListParagraph"/>
        <w:numPr>
          <w:ilvl w:val="0"/>
          <w:numId w:val="13"/>
        </w:numPr>
      </w:pPr>
      <w:r>
        <w:t>Static loaded radius</w:t>
      </w:r>
      <w:ins w:id="309" w:author="KARL-MICHAEL HAHN [2]" w:date="2021-09-13T12:05:00Z">
        <w:r w:rsidR="00623184">
          <w:fldChar w:fldCharType="begin"/>
        </w:r>
        <w:r w:rsidR="00623184">
          <w:instrText xml:space="preserve"> XE "</w:instrText>
        </w:r>
      </w:ins>
      <w:ins w:id="310" w:author="KARL-MICHAEL HAHN [2]" w:date="2021-09-13T12:04:00Z">
        <w:r w:rsidR="00623184" w:rsidRPr="00335474">
          <w:instrText>Tire</w:instrText>
        </w:r>
      </w:ins>
      <w:r w:rsidR="00623184" w:rsidRPr="00335474">
        <w:instrText>Static</w:instrText>
      </w:r>
      <w:del w:id="311" w:author="KARL-MICHAEL HAHN [2]" w:date="2021-09-13T12:05:00Z">
        <w:r w:rsidR="00623184" w:rsidRPr="00335474" w:rsidDel="00335474">
          <w:delInstrText xml:space="preserve"> l</w:delInstrText>
        </w:r>
      </w:del>
      <w:ins w:id="312" w:author="KARL-MICHAEL HAHN [2]" w:date="2021-09-13T12:05:00Z">
        <w:r w:rsidR="00623184" w:rsidRPr="00335474">
          <w:instrText>L</w:instrText>
        </w:r>
      </w:ins>
      <w:r w:rsidR="00623184" w:rsidRPr="00335474">
        <w:instrText>oaded</w:instrText>
      </w:r>
      <w:ins w:id="313" w:author="KARL-MICHAEL HAHN [2]" w:date="2021-09-13T12:05:00Z">
        <w:r w:rsidR="00623184" w:rsidRPr="00335474">
          <w:instrText>R</w:instrText>
        </w:r>
      </w:ins>
      <w:del w:id="314" w:author="KARL-MICHAEL HAHN [2]" w:date="2021-09-13T12:05:00Z">
        <w:r w:rsidR="00623184" w:rsidRPr="00335474" w:rsidDel="00335474">
          <w:delInstrText xml:space="preserve"> r</w:delInstrText>
        </w:r>
      </w:del>
      <w:r w:rsidR="00623184" w:rsidRPr="00335474">
        <w:instrText>adius</w:instrText>
      </w:r>
      <w:ins w:id="315" w:author="KARL-MICHAEL HAHN [2]" w:date="2021-09-13T12:05:00Z">
        <w:r w:rsidR="00623184">
          <w:instrText xml:space="preserve">" </w:instrText>
        </w:r>
        <w:r w:rsidR="00623184">
          <w:fldChar w:fldCharType="end"/>
        </w:r>
      </w:ins>
      <w:del w:id="316" w:author="KARL-MICHAEL HAHN [2]" w:date="2021-09-13T12:05:00Z">
        <w:r w:rsidDel="00623184">
          <w:delText xml:space="preserve"> {TireSLR}</w:delText>
        </w:r>
      </w:del>
    </w:p>
    <w:p w14:paraId="2193A553" w14:textId="77777777" w:rsidR="00A03A71" w:rsidRDefault="00A03A71" w:rsidP="00616F65"/>
    <w:p w14:paraId="02A2968A" w14:textId="1DC1C832" w:rsidR="0046472E" w:rsidRDefault="00846C74" w:rsidP="00616F65">
      <w:hyperlink r:id="rId27" w:history="1">
        <w:r w:rsidR="00D461A7" w:rsidRPr="00D461A7">
          <w:rPr>
            <w:rStyle w:val="Hyperlink"/>
          </w:rPr>
          <w:t>J2707A: Wear Test Procedure on Inertia Dynamometer for Brake Friction Materials - SAE International</w:t>
        </w:r>
      </w:hyperlink>
    </w:p>
    <w:p w14:paraId="69B0CA43" w14:textId="50E49A26" w:rsidR="003B0DE7" w:rsidRPr="00376506" w:rsidRDefault="003B0DE7" w:rsidP="006F17E7">
      <w:pPr>
        <w:rPr>
          <w:i/>
          <w:iCs/>
          <w:highlight w:val="red"/>
        </w:rPr>
      </w:pPr>
    </w:p>
    <w:p w14:paraId="3E4C6A38" w14:textId="63BC2E56" w:rsidR="00957B92" w:rsidRDefault="00957B92" w:rsidP="00957B92">
      <w:pPr>
        <w:pStyle w:val="Uberschrift2"/>
      </w:pPr>
      <w:bookmarkStart w:id="317" w:name="_Toc83278873"/>
      <w:r>
        <w:t>Environmental Parameters {EnvironmentPara}</w:t>
      </w:r>
      <w:bookmarkEnd w:id="317"/>
    </w:p>
    <w:p w14:paraId="110AA233" w14:textId="205AF792" w:rsidR="00E119D7" w:rsidRDefault="00A03A71" w:rsidP="7E4E3A40">
      <w:pPr>
        <w:rPr>
          <w:lang w:val="en-GB"/>
        </w:rPr>
      </w:pPr>
      <w:r w:rsidRPr="7E4E3A40">
        <w:rPr>
          <w:lang w:val="en-GB"/>
        </w:rPr>
        <w:t>Due to the temperature dependency of measurements for wheel brakes environmental parameters</w:t>
      </w:r>
      <w:r w:rsidR="00623184" w:rsidRPr="7E4E3A40">
        <w:rPr>
          <w:lang w:val="en-GB"/>
        </w:rPr>
        <w:t xml:space="preserve"> shall be controlled</w:t>
      </w:r>
      <w:r w:rsidRPr="7E4E3A40">
        <w:rPr>
          <w:lang w:val="en-GB"/>
        </w:rPr>
        <w:t>.</w:t>
      </w:r>
    </w:p>
    <w:p w14:paraId="177C780C" w14:textId="596BA108" w:rsidR="00A03A71" w:rsidRDefault="00A03A71" w:rsidP="00A03A71">
      <w:pPr>
        <w:pStyle w:val="Heading3"/>
        <w:rPr>
          <w:lang w:val="en-GB"/>
        </w:rPr>
      </w:pPr>
      <w:bookmarkStart w:id="318" w:name="_Toc83278874"/>
      <w:r>
        <w:rPr>
          <w:lang w:val="en-GB"/>
        </w:rPr>
        <w:t>Environmental Temperature {EnvironTempPara}</w:t>
      </w:r>
      <w:bookmarkEnd w:id="318"/>
    </w:p>
    <w:p w14:paraId="371DD3F6" w14:textId="020B9BC3" w:rsidR="00A03A71" w:rsidRDefault="00A03A71" w:rsidP="00A03A71">
      <w:pPr>
        <w:tabs>
          <w:tab w:val="left" w:pos="3717"/>
        </w:tabs>
        <w:rPr>
          <w:lang w:val="en-GB"/>
        </w:rPr>
      </w:pPr>
      <w:r w:rsidRPr="7E4E3A40">
        <w:rPr>
          <w:lang w:val="en-GB"/>
        </w:rPr>
        <w:t xml:space="preserve">The environmental temperature </w:t>
      </w:r>
      <w:r w:rsidR="00623184" w:rsidRPr="7E4E3A40">
        <w:rPr>
          <w:lang w:val="en-GB"/>
        </w:rPr>
        <w:t>shall be</w:t>
      </w:r>
      <w:r w:rsidRPr="7E4E3A40">
        <w:rPr>
          <w:lang w:val="en-GB"/>
        </w:rPr>
        <w:t xml:space="preserve"> kept at a value of 15°C or 20°C</w:t>
      </w:r>
      <w:r w:rsidR="00950900" w:rsidRPr="7E4E3A40">
        <w:rPr>
          <w:lang w:val="en-GB"/>
        </w:rPr>
        <w:t xml:space="preserve"> unless otherwise specified</w:t>
      </w:r>
    </w:p>
    <w:p w14:paraId="7E45FF49" w14:textId="2C14A145" w:rsidR="00A03A71" w:rsidRDefault="00A03A71" w:rsidP="00A03A71">
      <w:pPr>
        <w:pStyle w:val="Heading3"/>
        <w:rPr>
          <w:lang w:val="en-GB"/>
        </w:rPr>
      </w:pPr>
      <w:bookmarkStart w:id="319" w:name="_Toc83278875"/>
      <w:r>
        <w:rPr>
          <w:lang w:val="en-GB"/>
        </w:rPr>
        <w:t>Air Flow {EnvironAirFlowPara}</w:t>
      </w:r>
      <w:bookmarkEnd w:id="319"/>
    </w:p>
    <w:p w14:paraId="1DAA8E17" w14:textId="77777777" w:rsidR="00623184" w:rsidRDefault="00E3040D" w:rsidP="00A03A71">
      <w:pPr>
        <w:tabs>
          <w:tab w:val="left" w:pos="3717"/>
        </w:tabs>
        <w:rPr>
          <w:lang w:val="en-GB"/>
        </w:rPr>
      </w:pPr>
      <w:r w:rsidRPr="7E4E3A40">
        <w:rPr>
          <w:lang w:val="en-GB"/>
        </w:rPr>
        <w:t>The airflow used f</w:t>
      </w:r>
      <w:r w:rsidR="00A03A71" w:rsidRPr="7E4E3A40">
        <w:rPr>
          <w:lang w:val="en-GB"/>
        </w:rPr>
        <w:t>or cooling of the wheel brake</w:t>
      </w:r>
      <w:r w:rsidRPr="7E4E3A40">
        <w:rPr>
          <w:lang w:val="en-GB"/>
        </w:rPr>
        <w:t xml:space="preserve"> between and during brake applies. This airflow needs to be set according to the specific test run on the dynamometer. </w:t>
      </w:r>
      <w:r>
        <w:br/>
      </w:r>
      <w:r w:rsidRPr="7E4E3A40">
        <w:rPr>
          <w:lang w:val="en-GB"/>
        </w:rPr>
        <w:t xml:space="preserve">The two main applications are </w:t>
      </w:r>
    </w:p>
    <w:p w14:paraId="5D6EFCA4" w14:textId="77777777" w:rsidR="00623184" w:rsidRDefault="00E3040D" w:rsidP="7E4E3A40">
      <w:pPr>
        <w:pStyle w:val="ListParagraph"/>
        <w:numPr>
          <w:ilvl w:val="0"/>
          <w:numId w:val="30"/>
        </w:numPr>
        <w:tabs>
          <w:tab w:val="left" w:pos="3717"/>
        </w:tabs>
        <w:rPr>
          <w:lang w:val="en-GB"/>
        </w:rPr>
      </w:pPr>
      <w:r w:rsidRPr="7E4E3A40">
        <w:rPr>
          <w:lang w:val="en-GB"/>
        </w:rPr>
        <w:t xml:space="preserve">simulation of airflow of moving vehicle and </w:t>
      </w:r>
    </w:p>
    <w:p w14:paraId="3F72310E" w14:textId="4E4F90B3" w:rsidR="00A03A71" w:rsidRPr="00623184" w:rsidRDefault="00E3040D" w:rsidP="7E4E3A40">
      <w:pPr>
        <w:pStyle w:val="ListParagraph"/>
        <w:numPr>
          <w:ilvl w:val="0"/>
          <w:numId w:val="30"/>
        </w:numPr>
        <w:tabs>
          <w:tab w:val="left" w:pos="3717"/>
        </w:tabs>
        <w:rPr>
          <w:lang w:val="en-GB"/>
        </w:rPr>
      </w:pPr>
      <w:r w:rsidRPr="7E4E3A40">
        <w:rPr>
          <w:lang w:val="en-GB"/>
        </w:rPr>
        <w:t xml:space="preserve">cooling of wheel brake assembly to reach test specified initial brake rotor temperature. </w:t>
      </w:r>
    </w:p>
    <w:p w14:paraId="04269267" w14:textId="0C0D2A90" w:rsidR="00957B92" w:rsidRPr="007A1079" w:rsidRDefault="00957B92" w:rsidP="00957B92">
      <w:pPr>
        <w:pStyle w:val="Heading1"/>
      </w:pPr>
      <w:bookmarkStart w:id="320" w:name="_Toc468978761"/>
      <w:bookmarkStart w:id="321" w:name="_Toc83278876"/>
      <w:r>
        <w:t>Instance data</w:t>
      </w:r>
      <w:bookmarkEnd w:id="320"/>
      <w:bookmarkEnd w:id="321"/>
    </w:p>
    <w:p w14:paraId="56CB3C07" w14:textId="70153ECB" w:rsidR="00957B92" w:rsidRDefault="00957B92" w:rsidP="00957B92">
      <w:pPr>
        <w:pStyle w:val="Uberschrift2"/>
      </w:pPr>
      <w:bookmarkStart w:id="322" w:name="_Ref472429482"/>
      <w:bookmarkStart w:id="323" w:name="_Toc83278877"/>
      <w:r>
        <w:t>Functional Data (part-specific)</w:t>
      </w:r>
      <w:bookmarkEnd w:id="322"/>
      <w:r>
        <w:t xml:space="preserve"> {FunctionalData}</w:t>
      </w:r>
      <w:bookmarkEnd w:id="323"/>
    </w:p>
    <w:p w14:paraId="4DDA6F11" w14:textId="6626A768" w:rsidR="00957B92" w:rsidRDefault="00957B92" w:rsidP="00FE341D">
      <w:pPr>
        <w:jc w:val="both"/>
      </w:pPr>
      <w:r>
        <w:t>This section contains a description of the utilizable result data and a reference to the test program that should typically be used to determine the values.</w:t>
      </w:r>
    </w:p>
    <w:p w14:paraId="73F13465" w14:textId="5811DDB3" w:rsidR="00FE341D" w:rsidRDefault="00FE341D" w:rsidP="00FE341D">
      <w:pPr>
        <w:jc w:val="both"/>
        <w:rPr>
          <w:ins w:id="324" w:author="KARL-MICHAEL HAHN [2]" w:date="2021-09-23T08:39:00Z"/>
        </w:rPr>
      </w:pPr>
    </w:p>
    <w:p w14:paraId="407309F3" w14:textId="3B2BE9E2" w:rsidR="00C258DB" w:rsidRDefault="00C258DB">
      <w:pPr>
        <w:pStyle w:val="Caption"/>
        <w:pPrChange w:id="325" w:author="KARL-MICHAEL HAHN [2]" w:date="2021-09-23T08:40:00Z">
          <w:pPr>
            <w:jc w:val="both"/>
          </w:pPr>
        </w:pPrChange>
      </w:pPr>
      <w:ins w:id="326" w:author="KARL-MICHAEL HAHN [2]" w:date="2021-09-23T08:39:00Z">
        <w:r>
          <w:rPr>
            <w:noProof/>
            <w:lang w:val="en-GB" w:eastAsia="en-GB"/>
          </w:rPr>
          <w:drawing>
            <wp:inline distT="0" distB="0" distL="0" distR="0" wp14:anchorId="42601833" wp14:editId="44D3154C">
              <wp:extent cx="3914775" cy="3381375"/>
              <wp:effectExtent l="0" t="0" r="9525" b="9525"/>
              <wp:docPr id="3" name="Picture 3" descr="C:\Users\ojzwmbx\AppData\Local\Microsoft\Windows\INetCache\Content.MSO\A7AE6B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jzwmbx\AppData\Local\Microsoft\Windows\INetCache\Content.MSO\A7AE6B49.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775" cy="3381375"/>
                      </a:xfrm>
                      <a:prstGeom prst="rect">
                        <a:avLst/>
                      </a:prstGeom>
                      <a:noFill/>
                      <a:ln>
                        <a:noFill/>
                      </a:ln>
                    </pic:spPr>
                  </pic:pic>
                </a:graphicData>
              </a:graphic>
            </wp:inline>
          </w:drawing>
        </w:r>
      </w:ins>
      <w:ins w:id="327" w:author="KARL-MICHAEL HAHN [2]" w:date="2021-09-23T08:40:00Z">
        <w:r>
          <w:t xml:space="preserve">Figure </w:t>
        </w:r>
        <w:r>
          <w:fldChar w:fldCharType="begin"/>
        </w:r>
        <w:r>
          <w:instrText xml:space="preserve"> STYLEREF 1 \s </w:instrText>
        </w:r>
      </w:ins>
      <w:r>
        <w:fldChar w:fldCharType="separate"/>
      </w:r>
      <w:r>
        <w:rPr>
          <w:noProof/>
        </w:rPr>
        <w:t>6</w:t>
      </w:r>
      <w:ins w:id="328" w:author="KARL-MICHAEL HAHN [2]" w:date="2021-09-23T08:40:00Z">
        <w:r>
          <w:fldChar w:fldCharType="end"/>
        </w:r>
        <w:r>
          <w:noBreakHyphen/>
        </w:r>
        <w:r>
          <w:fldChar w:fldCharType="begin"/>
        </w:r>
        <w:r>
          <w:instrText xml:space="preserve"> SEQ Figure \* ARABIC \s 1 </w:instrText>
        </w:r>
      </w:ins>
      <w:r>
        <w:fldChar w:fldCharType="separate"/>
      </w:r>
      <w:ins w:id="329" w:author="KARL-MICHAEL HAHN [2]" w:date="2021-09-23T08:40:00Z">
        <w:r>
          <w:rPr>
            <w:noProof/>
          </w:rPr>
          <w:t>1</w:t>
        </w:r>
        <w:r>
          <w:fldChar w:fldCharType="end"/>
        </w:r>
        <w:del w:id="330" w:author="KARL-MICHAEL HAHN [2]" w:date="2021-09-23T08:40:00Z">
          <w:r w:rsidDel="00C258DB">
            <w:fldChar w:fldCharType="begin"/>
          </w:r>
          <w:r w:rsidDel="00C258DB">
            <w:delInstrText xml:space="preserve"> STYLEREF 1 \s </w:delInstrText>
          </w:r>
        </w:del>
      </w:ins>
      <w:del w:id="331" w:author="KARL-MICHAEL HAHN [2]" w:date="2021-09-23T08:40:00Z">
        <w:r w:rsidDel="00C258DB">
          <w:fldChar w:fldCharType="separate"/>
        </w:r>
        <w:r w:rsidDel="00C258DB">
          <w:rPr>
            <w:noProof/>
          </w:rPr>
          <w:delText>6</w:delText>
        </w:r>
      </w:del>
      <w:ins w:id="332" w:author="KARL-MICHAEL HAHN [2]" w:date="2021-09-23T08:40:00Z">
        <w:del w:id="333" w:author="KARL-MICHAEL HAHN [2]" w:date="2021-09-23T08:40:00Z">
          <w:r w:rsidDel="00C258DB">
            <w:fldChar w:fldCharType="end"/>
          </w:r>
          <w:r w:rsidDel="00C258DB">
            <w:noBreakHyphen/>
          </w:r>
          <w:r w:rsidDel="00C258DB">
            <w:fldChar w:fldCharType="begin"/>
          </w:r>
          <w:r w:rsidDel="00C258DB">
            <w:delInstrText xml:space="preserve"> SEQ Figure \* ARABIC \s 1 </w:delInstrText>
          </w:r>
        </w:del>
      </w:ins>
      <w:del w:id="334" w:author="KARL-MICHAEL HAHN [2]" w:date="2021-09-23T08:40:00Z">
        <w:r w:rsidDel="00C258DB">
          <w:fldChar w:fldCharType="separate"/>
        </w:r>
      </w:del>
      <w:ins w:id="335" w:author="KARL-MICHAEL HAHN [2]" w:date="2021-09-23T08:40:00Z">
        <w:del w:id="336" w:author="KARL-MICHAEL HAHN [2]" w:date="2021-09-23T08:40:00Z">
          <w:r w:rsidDel="00C258DB">
            <w:rPr>
              <w:noProof/>
            </w:rPr>
            <w:delText>1</w:delText>
          </w:r>
          <w:r w:rsidDel="00C258DB">
            <w:fldChar w:fldCharType="end"/>
          </w:r>
        </w:del>
        <w:r>
          <w:t xml:space="preserve"> Geometrical terms of a disc brake</w:t>
        </w:r>
      </w:ins>
    </w:p>
    <w:p w14:paraId="4FE3BD23" w14:textId="2812C05C" w:rsidR="00957B92" w:rsidRPr="00A00968" w:rsidRDefault="00AD5D58" w:rsidP="00E35319">
      <w:pPr>
        <w:pStyle w:val="Heading3"/>
        <w:rPr>
          <w:i/>
          <w:iCs/>
        </w:rPr>
      </w:pPr>
      <w:bookmarkStart w:id="337" w:name="_Ref473294071"/>
      <w:bookmarkStart w:id="338" w:name="_Toc83278878"/>
      <w:r w:rsidRPr="00A00968">
        <w:rPr>
          <w:i/>
          <w:iCs/>
        </w:rPr>
        <w:t>Friction value characteristic</w:t>
      </w:r>
      <w:bookmarkStart w:id="339" w:name="_Ref477955207"/>
      <w:bookmarkEnd w:id="337"/>
      <w:ins w:id="340" w:author="KARL-MICHAEL HAHN [2]" w:date="2021-09-13T12:10:00Z">
        <w:r w:rsidR="00921831">
          <w:rPr>
            <w:i/>
            <w:iCs/>
          </w:rPr>
          <w:fldChar w:fldCharType="begin"/>
        </w:r>
        <w:r w:rsidR="00921831">
          <w:instrText xml:space="preserve"> XE "</w:instrText>
        </w:r>
        <w:r w:rsidR="00921831" w:rsidRPr="00677575">
          <w:rPr>
            <w:i/>
            <w:iCs/>
          </w:rPr>
          <w:instrText>MapBrkFrictVal</w:instrText>
        </w:r>
        <w:r w:rsidR="00921831">
          <w:instrText xml:space="preserve">" </w:instrText>
        </w:r>
        <w:r w:rsidR="00921831">
          <w:rPr>
            <w:i/>
            <w:iCs/>
          </w:rPr>
          <w:fldChar w:fldCharType="end"/>
        </w:r>
      </w:ins>
      <w:del w:id="341" w:author="KARL-MICHAEL HAHN [2]" w:date="2021-09-13T12:10:00Z">
        <w:r w:rsidRPr="00A00968" w:rsidDel="00921831">
          <w:rPr>
            <w:i/>
            <w:iCs/>
          </w:rPr>
          <w:delText xml:space="preserve"> </w:delText>
        </w:r>
        <w:r w:rsidR="00957B92" w:rsidRPr="00A00968" w:rsidDel="00921831">
          <w:rPr>
            <w:i/>
            <w:iCs/>
          </w:rPr>
          <w:delText>{</w:delText>
        </w:r>
      </w:del>
      <w:ins w:id="342" w:author="KARL-MICHAEL HAHN [2]" w:date="2021-09-13T12:10:00Z">
        <w:r w:rsidR="00921831" w:rsidDel="00921831">
          <w:rPr>
            <w:i/>
            <w:iCs/>
          </w:rPr>
          <w:t xml:space="preserve"> </w:t>
        </w:r>
      </w:ins>
      <w:del w:id="343" w:author="KARL-MICHAEL HAHN [2]" w:date="2021-09-13T12:10:00Z">
        <w:r w:rsidR="00FE341D" w:rsidDel="00921831">
          <w:rPr>
            <w:i/>
            <w:iCs/>
          </w:rPr>
          <w:delText>MapBrk</w:delText>
        </w:r>
        <w:r w:rsidRPr="00A00968" w:rsidDel="00921831">
          <w:rPr>
            <w:i/>
            <w:iCs/>
          </w:rPr>
          <w:delText>FrictVal</w:delText>
        </w:r>
        <w:r w:rsidR="00957B92" w:rsidRPr="00A00968" w:rsidDel="00921831">
          <w:rPr>
            <w:i/>
            <w:iCs/>
          </w:rPr>
          <w:delText>}</w:delText>
        </w:r>
      </w:del>
      <w:bookmarkEnd w:id="338"/>
      <w:r w:rsidR="00957B92" w:rsidRPr="00A00968">
        <w:rPr>
          <w:i/>
          <w:iCs/>
        </w:rPr>
        <w:t xml:space="preserve"> </w:t>
      </w:r>
      <w:bookmarkEnd w:id="339"/>
    </w:p>
    <w:p w14:paraId="36A6FEEB" w14:textId="5B7DBB2F" w:rsidR="00AD5D58" w:rsidRDefault="00AD5D58" w:rsidP="00AD5D58">
      <w:pPr>
        <w:jc w:val="both"/>
      </w:pPr>
      <w:r>
        <w:t xml:space="preserve">The friction value characteristic of a wheel brake can be determined using the AK-Master – </w:t>
      </w:r>
      <w:r w:rsidRPr="00AD5D58">
        <w:t xml:space="preserve">Dynamometer Global Brake Effectiveness </w:t>
      </w:r>
      <w:r>
        <w:t>measurement.</w:t>
      </w:r>
    </w:p>
    <w:p w14:paraId="0182D8DD" w14:textId="77777777" w:rsidR="00A00968" w:rsidRDefault="00A00968" w:rsidP="00AD5D58">
      <w:pPr>
        <w:jc w:val="both"/>
      </w:pPr>
    </w:p>
    <w:p w14:paraId="108845D1" w14:textId="77777777" w:rsidR="00A00968" w:rsidRDefault="00A00968" w:rsidP="00A00968">
      <w:pPr>
        <w:keepNext/>
      </w:pPr>
      <w:r>
        <w:rPr>
          <w:noProof/>
          <w:lang w:val="en-GB" w:eastAsia="en-GB"/>
        </w:rPr>
        <w:drawing>
          <wp:inline distT="0" distB="0" distL="0" distR="0" wp14:anchorId="2E9FACFF" wp14:editId="2E115DBE">
            <wp:extent cx="5877592" cy="242514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45"/>
                    <a:stretch/>
                  </pic:blipFill>
                  <pic:spPr bwMode="auto">
                    <a:xfrm>
                      <a:off x="0" y="0"/>
                      <a:ext cx="5885949" cy="2428596"/>
                    </a:xfrm>
                    <a:prstGeom prst="rect">
                      <a:avLst/>
                    </a:prstGeom>
                    <a:ln>
                      <a:noFill/>
                    </a:ln>
                    <a:extLst>
                      <a:ext uri="{53640926-AAD7-44D8-BBD7-CCE9431645EC}">
                        <a14:shadowObscured xmlns:a14="http://schemas.microsoft.com/office/drawing/2010/main"/>
                      </a:ext>
                    </a:extLst>
                  </pic:spPr>
                </pic:pic>
              </a:graphicData>
            </a:graphic>
          </wp:inline>
        </w:drawing>
      </w:r>
    </w:p>
    <w:p w14:paraId="7D15B036" w14:textId="794C0240" w:rsidR="00A00968" w:rsidRDefault="00A00968" w:rsidP="00D80B00">
      <w:pPr>
        <w:pStyle w:val="Caption"/>
        <w:jc w:val="center"/>
      </w:pPr>
      <w:r>
        <w:t xml:space="preserve">Figure </w:t>
      </w:r>
      <w:ins w:id="344" w:author="KARL-MICHAEL HAHN [2]" w:date="2021-09-23T08:40:00Z">
        <w:r w:rsidR="00C258DB">
          <w:fldChar w:fldCharType="begin"/>
        </w:r>
        <w:r w:rsidR="00C258DB">
          <w:instrText xml:space="preserve"> STYLEREF 1 \s </w:instrText>
        </w:r>
      </w:ins>
      <w:r w:rsidR="00C258DB">
        <w:fldChar w:fldCharType="separate"/>
      </w:r>
      <w:r w:rsidR="00C258DB">
        <w:rPr>
          <w:noProof/>
        </w:rPr>
        <w:t>6</w:t>
      </w:r>
      <w:ins w:id="345" w:author="KARL-MICHAEL HAHN [2]" w:date="2021-09-23T08:40:00Z">
        <w:r w:rsidR="00C258DB">
          <w:fldChar w:fldCharType="end"/>
        </w:r>
        <w:r w:rsidR="00C258DB">
          <w:noBreakHyphen/>
        </w:r>
        <w:r w:rsidR="00C258DB">
          <w:fldChar w:fldCharType="begin"/>
        </w:r>
        <w:r w:rsidR="00C258DB">
          <w:instrText xml:space="preserve"> SEQ Figure \* ARABIC \s 1 </w:instrText>
        </w:r>
      </w:ins>
      <w:r w:rsidR="00C258DB">
        <w:fldChar w:fldCharType="separate"/>
      </w:r>
      <w:ins w:id="346" w:author="KARL-MICHAEL HAHN [2]" w:date="2021-09-23T08:40:00Z">
        <w:r w:rsidR="00C258DB">
          <w:rPr>
            <w:noProof/>
          </w:rPr>
          <w:t>2</w:t>
        </w:r>
        <w:r w:rsidR="00C258DB">
          <w:fldChar w:fldCharType="end"/>
        </w:r>
        <w:del w:id="347" w:author="KARL-MICHAEL HAHN [2]" w:date="2021-09-23T08:40:00Z">
          <w:r w:rsidR="00C258DB" w:rsidDel="00C258DB">
            <w:fldChar w:fldCharType="begin"/>
          </w:r>
          <w:r w:rsidR="00C258DB" w:rsidDel="00C258DB">
            <w:delInstrText xml:space="preserve"> STYLEREF 1 \s </w:delInstrText>
          </w:r>
        </w:del>
      </w:ins>
      <w:del w:id="348" w:author="KARL-MICHAEL HAHN [2]" w:date="2021-09-23T08:40:00Z">
        <w:r w:rsidR="00C258DB" w:rsidDel="00C258DB">
          <w:fldChar w:fldCharType="separate"/>
        </w:r>
        <w:r w:rsidR="00C258DB" w:rsidDel="00C258DB">
          <w:rPr>
            <w:noProof/>
          </w:rPr>
          <w:delText>6</w:delText>
        </w:r>
      </w:del>
      <w:ins w:id="349" w:author="KARL-MICHAEL HAHN [2]" w:date="2021-09-23T08:40:00Z">
        <w:del w:id="350"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351" w:author="KARL-MICHAEL HAHN [2]" w:date="2021-09-23T08:40:00Z">
        <w:r w:rsidR="00C258DB" w:rsidDel="00C258DB">
          <w:fldChar w:fldCharType="separate"/>
        </w:r>
      </w:del>
      <w:ins w:id="352" w:author="KARL-MICHAEL HAHN [2]" w:date="2021-09-23T08:40:00Z">
        <w:del w:id="353" w:author="KARL-MICHAEL HAHN [2]" w:date="2021-09-23T08:40:00Z">
          <w:r w:rsidR="00C258DB" w:rsidDel="00C258DB">
            <w:rPr>
              <w:noProof/>
            </w:rPr>
            <w:delText>2</w:delText>
          </w:r>
          <w:r w:rsidR="00C258DB" w:rsidDel="00C258DB">
            <w:fldChar w:fldCharType="end"/>
          </w:r>
        </w:del>
      </w:ins>
      <w:del w:id="354" w:author="KARL-MICHAEL HAHN [2]" w:date="2021-09-23T08:40:00Z">
        <w:r w:rsidR="00D80B00" w:rsidDel="00C258DB">
          <w:fldChar w:fldCharType="begin"/>
        </w:r>
        <w:r w:rsidR="00D80B00" w:rsidDel="00C258DB">
          <w:delInstrText xml:space="preserve"> STYLEREF 1 \s </w:delInstrText>
        </w:r>
        <w:r w:rsidR="00D80B00" w:rsidDel="00C258DB">
          <w:fldChar w:fldCharType="separate"/>
        </w:r>
        <w:r w:rsidR="00071E5D" w:rsidDel="00C258DB">
          <w:rPr>
            <w:noProof/>
          </w:rPr>
          <w:delText>6</w:delText>
        </w:r>
        <w:r w:rsidR="00D80B00" w:rsidDel="00C258DB">
          <w:fldChar w:fldCharType="end"/>
        </w:r>
        <w:r w:rsidR="00D80B00" w:rsidDel="00C258DB">
          <w:noBreakHyphen/>
        </w:r>
        <w:r w:rsidR="00D80B00" w:rsidDel="00C258DB">
          <w:fldChar w:fldCharType="begin"/>
        </w:r>
        <w:r w:rsidR="00D80B00" w:rsidDel="00C258DB">
          <w:delInstrText xml:space="preserve"> SEQ Figure \* ARABIC \s 1 </w:delInstrText>
        </w:r>
        <w:r w:rsidR="00D80B00" w:rsidDel="00C258DB">
          <w:fldChar w:fldCharType="separate"/>
        </w:r>
        <w:r w:rsidR="00071E5D" w:rsidDel="00C258DB">
          <w:rPr>
            <w:noProof/>
          </w:rPr>
          <w:delText>1</w:delText>
        </w:r>
        <w:r w:rsidR="00D80B00" w:rsidDel="00C258DB">
          <w:fldChar w:fldCharType="end"/>
        </w:r>
      </w:del>
      <w:r>
        <w:t>: Frict</w:t>
      </w:r>
      <w:r w:rsidR="00D80B00">
        <w:t>ion coefficient at pressure applies</w:t>
      </w:r>
    </w:p>
    <w:p w14:paraId="79B30B05" w14:textId="5B164DF9" w:rsidR="00081E81" w:rsidRDefault="00283555" w:rsidP="00081E81">
      <w:r>
        <w:t>In order t</w:t>
      </w:r>
      <w:r w:rsidR="00081E81">
        <w:t>o measure the fri</w:t>
      </w:r>
      <w:r>
        <w:t xml:space="preserve">ction coefficient the wheel brake is excited with various </w:t>
      </w:r>
      <w:r w:rsidR="00081E81">
        <w:t xml:space="preserve">pressure </w:t>
      </w:r>
      <w:r>
        <w:t>applies</w:t>
      </w:r>
      <w:r w:rsidR="00A00968">
        <w:t xml:space="preserve"> (</w:t>
      </w:r>
      <w:r w:rsidR="00775C32">
        <w:t xml:space="preserve">Figure </w:t>
      </w:r>
      <w:ins w:id="355" w:author="KARL-MICHAEL HAHN [2]" w:date="2021-09-23T08:40:00Z">
        <w:r>
          <w:fldChar w:fldCharType="begin"/>
        </w:r>
        <w:r>
          <w:instrText xml:space="preserve"> STYLEREF 1 \s </w:instrText>
        </w:r>
      </w:ins>
      <w:r>
        <w:fldChar w:fldCharType="separate"/>
      </w:r>
      <w:r w:rsidR="00C258DB">
        <w:rPr>
          <w:noProof/>
        </w:rPr>
        <w:t>6</w:t>
      </w:r>
      <w:ins w:id="356" w:author="KARL-MICHAEL HAHN [2]" w:date="2021-09-23T08:40:00Z">
        <w:r>
          <w:fldChar w:fldCharType="end"/>
        </w:r>
        <w:r w:rsidR="00C258DB">
          <w:noBreakHyphen/>
        </w:r>
        <w:r>
          <w:fldChar w:fldCharType="begin"/>
        </w:r>
        <w:r>
          <w:instrText xml:space="preserve"> SEQ Figure \* ARABIC \s 1 </w:instrText>
        </w:r>
      </w:ins>
      <w:r>
        <w:fldChar w:fldCharType="separate"/>
      </w:r>
      <w:ins w:id="357" w:author="KARL-MICHAEL HAHN [2]" w:date="2021-09-23T08:40:00Z">
        <w:r w:rsidR="00C258DB" w:rsidRPr="4D16D2C1">
          <w:rPr>
            <w:noProof/>
          </w:rPr>
          <w:t>3</w:t>
        </w:r>
        <w:r>
          <w:fldChar w:fldCharType="end"/>
        </w:r>
        <w:del w:id="358" w:author="KARL-MICHAEL HAHN [2]" w:date="2021-09-23T08:40:00Z">
          <w:r w:rsidR="00C258DB" w:rsidDel="00C258DB">
            <w:fldChar w:fldCharType="begin"/>
          </w:r>
          <w:r w:rsidR="00C258DB" w:rsidDel="00C258DB">
            <w:delInstrText xml:space="preserve"> STYLEREF 1 \s </w:delInstrText>
          </w:r>
        </w:del>
      </w:ins>
      <w:del w:id="359" w:author="KARL-MICHAEL HAHN [2]" w:date="2021-09-23T08:40:00Z">
        <w:r w:rsidR="00C258DB" w:rsidDel="00C258DB">
          <w:fldChar w:fldCharType="separate"/>
        </w:r>
        <w:r w:rsidRPr="4D16D2C1" w:rsidDel="00283555">
          <w:rPr>
            <w:noProof/>
          </w:rPr>
          <w:delText>6</w:delText>
        </w:r>
      </w:del>
      <w:ins w:id="360" w:author="KARL-MICHAEL HAHN [2]" w:date="2021-09-23T08:40:00Z">
        <w:del w:id="361"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362" w:author="KARL-MICHAEL HAHN [2]" w:date="2021-09-23T08:40:00Z">
        <w:r w:rsidR="00C258DB" w:rsidDel="00C258DB">
          <w:fldChar w:fldCharType="separate"/>
        </w:r>
      </w:del>
      <w:ins w:id="363" w:author="KARL-MICHAEL HAHN [2]" w:date="2021-09-23T08:40:00Z">
        <w:del w:id="364" w:author="KARL-MICHAEL HAHN [2]" w:date="2021-09-23T08:40:00Z">
          <w:r w:rsidRPr="4D16D2C1" w:rsidDel="00283555">
            <w:rPr>
              <w:noProof/>
            </w:rPr>
            <w:delText>3</w:delText>
          </w:r>
          <w:r w:rsidR="00C258DB" w:rsidDel="00C258DB">
            <w:fldChar w:fldCharType="end"/>
          </w:r>
        </w:del>
      </w:ins>
      <w:del w:id="365" w:author="KARL-MICHAEL HAHN [2]" w:date="2021-09-23T08:40:00Z">
        <w:r>
          <w:fldChar w:fldCharType="begin"/>
        </w:r>
        <w:r>
          <w:delInstrText xml:space="preserve"> STYLEREF 1 \s </w:delInstrText>
        </w:r>
        <w:r>
          <w:fldChar w:fldCharType="separate"/>
        </w:r>
        <w:r w:rsidRPr="4D16D2C1" w:rsidDel="00283555">
          <w:rPr>
            <w:noProof/>
          </w:rPr>
          <w:delText>6</w:delText>
        </w:r>
        <w:r>
          <w:fldChar w:fldCharType="end"/>
        </w:r>
        <w:r w:rsidR="00775C32" w:rsidDel="00C258DB">
          <w:noBreakHyphen/>
        </w:r>
        <w:r>
          <w:fldChar w:fldCharType="begin"/>
        </w:r>
        <w:r>
          <w:delInstrText xml:space="preserve"> SEQ Figure \* ARABIC \s 1 </w:delInstrText>
        </w:r>
        <w:r>
          <w:fldChar w:fldCharType="separate"/>
        </w:r>
        <w:r w:rsidRPr="4D16D2C1" w:rsidDel="00283555">
          <w:rPr>
            <w:noProof/>
          </w:rPr>
          <w:delText>1</w:delText>
        </w:r>
        <w:r>
          <w:fldChar w:fldCharType="end"/>
        </w:r>
      </w:del>
      <w:r w:rsidR="00A00968">
        <w:t xml:space="preserve">) and </w:t>
      </w:r>
      <w:r>
        <w:t>different initial brake rotor temperatures</w:t>
      </w:r>
      <w:r w:rsidR="00A00968">
        <w:t xml:space="preserve"> (</w:t>
      </w:r>
      <w:r w:rsidR="00775C32">
        <w:t xml:space="preserve">Figure </w:t>
      </w:r>
      <w:ins w:id="366" w:author="KARL-MICHAEL HAHN [2]" w:date="2021-09-23T08:40:00Z">
        <w:r>
          <w:fldChar w:fldCharType="begin"/>
        </w:r>
        <w:r>
          <w:instrText xml:space="preserve"> STYLEREF 1 \s </w:instrText>
        </w:r>
      </w:ins>
      <w:r>
        <w:fldChar w:fldCharType="separate"/>
      </w:r>
      <w:r w:rsidR="00C258DB">
        <w:rPr>
          <w:noProof/>
        </w:rPr>
        <w:t>6</w:t>
      </w:r>
      <w:ins w:id="367" w:author="KARL-MICHAEL HAHN [2]" w:date="2021-09-23T08:40:00Z">
        <w:r>
          <w:fldChar w:fldCharType="end"/>
        </w:r>
        <w:r w:rsidR="00C258DB">
          <w:noBreakHyphen/>
        </w:r>
        <w:r>
          <w:fldChar w:fldCharType="begin"/>
        </w:r>
        <w:r>
          <w:instrText xml:space="preserve"> SEQ Figure \* ARABIC \s 1 </w:instrText>
        </w:r>
      </w:ins>
      <w:r>
        <w:fldChar w:fldCharType="separate"/>
      </w:r>
      <w:ins w:id="368" w:author="KARL-MICHAEL HAHN [2]" w:date="2021-09-23T08:40:00Z">
        <w:r w:rsidR="00C258DB" w:rsidRPr="4D16D2C1">
          <w:rPr>
            <w:noProof/>
          </w:rPr>
          <w:t>4</w:t>
        </w:r>
        <w:r>
          <w:fldChar w:fldCharType="end"/>
        </w:r>
        <w:del w:id="369" w:author="KARL-MICHAEL HAHN [2]" w:date="2021-09-23T08:40:00Z">
          <w:r w:rsidR="00C258DB" w:rsidDel="00C258DB">
            <w:fldChar w:fldCharType="begin"/>
          </w:r>
          <w:r w:rsidR="00C258DB" w:rsidDel="00C258DB">
            <w:delInstrText xml:space="preserve"> STYLEREF 1 \s </w:delInstrText>
          </w:r>
        </w:del>
      </w:ins>
      <w:del w:id="370" w:author="KARL-MICHAEL HAHN [2]" w:date="2021-09-23T08:40:00Z">
        <w:r w:rsidR="00C258DB" w:rsidDel="00C258DB">
          <w:fldChar w:fldCharType="separate"/>
        </w:r>
        <w:r w:rsidRPr="4D16D2C1" w:rsidDel="00283555">
          <w:rPr>
            <w:noProof/>
          </w:rPr>
          <w:delText>6</w:delText>
        </w:r>
      </w:del>
      <w:ins w:id="371" w:author="KARL-MICHAEL HAHN [2]" w:date="2021-09-23T08:40:00Z">
        <w:del w:id="372"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373" w:author="KARL-MICHAEL HAHN [2]" w:date="2021-09-23T08:40:00Z">
        <w:r w:rsidR="00C258DB" w:rsidDel="00C258DB">
          <w:fldChar w:fldCharType="separate"/>
        </w:r>
      </w:del>
      <w:ins w:id="374" w:author="KARL-MICHAEL HAHN [2]" w:date="2021-09-23T08:40:00Z">
        <w:del w:id="375" w:author="KARL-MICHAEL HAHN [2]" w:date="2021-09-23T08:40:00Z">
          <w:r w:rsidRPr="4D16D2C1" w:rsidDel="00283555">
            <w:rPr>
              <w:noProof/>
            </w:rPr>
            <w:delText>4</w:delText>
          </w:r>
          <w:r w:rsidR="00C258DB" w:rsidDel="00C258DB">
            <w:fldChar w:fldCharType="end"/>
          </w:r>
        </w:del>
      </w:ins>
      <w:del w:id="376" w:author="KARL-MICHAEL HAHN [2]" w:date="2021-09-23T08:40:00Z">
        <w:r>
          <w:fldChar w:fldCharType="begin"/>
        </w:r>
        <w:r>
          <w:delInstrText xml:space="preserve"> STYLEREF 1 \s </w:delInstrText>
        </w:r>
        <w:r>
          <w:fldChar w:fldCharType="separate"/>
        </w:r>
        <w:r w:rsidRPr="4D16D2C1" w:rsidDel="00283555">
          <w:rPr>
            <w:noProof/>
          </w:rPr>
          <w:delText>6</w:delText>
        </w:r>
        <w:r>
          <w:fldChar w:fldCharType="end"/>
        </w:r>
        <w:r w:rsidR="00775C32" w:rsidDel="00C258DB">
          <w:noBreakHyphen/>
        </w:r>
        <w:r>
          <w:fldChar w:fldCharType="begin"/>
        </w:r>
        <w:r>
          <w:delInstrText xml:space="preserve"> SEQ Figure \* ARABIC \s 1 </w:delInstrText>
        </w:r>
        <w:r>
          <w:fldChar w:fldCharType="separate"/>
        </w:r>
        <w:r w:rsidRPr="4D16D2C1" w:rsidDel="00283555">
          <w:rPr>
            <w:noProof/>
          </w:rPr>
          <w:delText>2</w:delText>
        </w:r>
        <w:r>
          <w:fldChar w:fldCharType="end"/>
        </w:r>
      </w:del>
      <w:r w:rsidR="00A00968">
        <w:t>)</w:t>
      </w:r>
      <w:r>
        <w:t xml:space="preserve">. </w:t>
      </w:r>
      <w:ins w:id="377" w:author="SAMUEL DAVID LAGO PLACES" w:date="2021-10-04T09:39:00Z">
        <w:del w:id="378" w:author="KARL-MICHAEL HAHN [2]" w:date="2021-10-07T06:09:00Z">
          <w:r w:rsidDel="06A1956A">
            <w:delText>Where p</w:delText>
          </w:r>
        </w:del>
      </w:ins>
      <w:ins w:id="379" w:author="KARL-MICHAEL HAHN [2]" w:date="2021-10-07T06:09:00Z">
        <w:r w:rsidR="200ADCB5">
          <w:t>P</w:t>
        </w:r>
      </w:ins>
      <w:ins w:id="380" w:author="SAMUEL DAVID LAGO PLACES" w:date="2021-10-04T09:39:00Z">
        <w:r w:rsidR="06A1956A">
          <w:t xml:space="preserve">ressure </w:t>
        </w:r>
      </w:ins>
      <w:ins w:id="381" w:author="KARL-MICHAEL HAHN [2]" w:date="2021-10-07T06:09:00Z">
        <w:r w:rsidR="606BF690">
          <w:t xml:space="preserve">in this context </w:t>
        </w:r>
      </w:ins>
      <w:ins w:id="382" w:author="SAMUEL DAVID LAGO PLACES" w:date="2021-10-04T09:39:00Z">
        <w:r w:rsidR="06A1956A">
          <w:t>is the hydraulic pressure</w:t>
        </w:r>
      </w:ins>
      <w:ins w:id="383" w:author="SAMUEL DAVID LAGO PLACES" w:date="2021-10-04T09:40:00Z">
        <w:r w:rsidR="06A1956A">
          <w:t xml:space="preserve"> inside </w:t>
        </w:r>
      </w:ins>
      <w:ins w:id="384" w:author="SAMUEL DAVID LAGO PLACES" w:date="2021-10-04T09:42:00Z">
        <w:r w:rsidR="33F454D9">
          <w:t xml:space="preserve">brake </w:t>
        </w:r>
      </w:ins>
      <w:ins w:id="385" w:author="SAMUEL DAVID LAGO PLACES" w:date="2021-10-04T09:43:00Z">
        <w:r w:rsidR="33F454D9">
          <w:t xml:space="preserve">lines </w:t>
        </w:r>
      </w:ins>
      <w:ins w:id="386" w:author="SAMUEL DAVID LAGO PLACES" w:date="2021-10-04T09:42:00Z">
        <w:r w:rsidR="33F454D9">
          <w:t>and brake caliper</w:t>
        </w:r>
      </w:ins>
      <w:ins w:id="387" w:author="KARL-MICHAEL HAHN [2]" w:date="2021-10-07T06:09:00Z">
        <w:r w:rsidR="70DB20CE">
          <w:t xml:space="preserve"> (not the </w:t>
        </w:r>
      </w:ins>
      <w:ins w:id="388" w:author="KARL-MICHAEL HAHN [2]" w:date="2021-10-07T06:10:00Z">
        <w:r w:rsidR="70DB20CE">
          <w:t xml:space="preserve">mechanic </w:t>
        </w:r>
      </w:ins>
      <w:ins w:id="389" w:author="KARL-MICHAEL HAHN [2]" w:date="2021-10-07T06:09:00Z">
        <w:r w:rsidR="70DB20CE">
          <w:t>pressure between pad and disc)</w:t>
        </w:r>
      </w:ins>
      <w:ins w:id="390" w:author="SAMUEL DAVID LAGO PLACES" w:date="2021-10-04T09:42:00Z">
        <w:r w:rsidR="33F454D9">
          <w:t xml:space="preserve">. </w:t>
        </w:r>
      </w:ins>
      <w:ins w:id="391" w:author="SAMUEL DAVID LAGO PLACES" w:date="2021-10-04T09:43:00Z">
        <w:r>
          <w:br/>
        </w:r>
      </w:ins>
      <w:r>
        <w:t xml:space="preserve">Because the friction coefficient varies over time for each brake snub, an average friction coefficient is calculated for each snub. </w:t>
      </w:r>
      <w:r w:rsidR="00BC2EEF">
        <w:t>Therefore,</w:t>
      </w:r>
      <w:r>
        <w:t xml:space="preserve"> the measurement results have to contain the following vectors:</w:t>
      </w:r>
    </w:p>
    <w:p w14:paraId="603D7978" w14:textId="3ADAB94B" w:rsidR="00283555" w:rsidRPr="00A943C9" w:rsidRDefault="00283555" w:rsidP="00283555">
      <w:pPr>
        <w:pStyle w:val="ListParagraph"/>
        <w:numPr>
          <w:ilvl w:val="0"/>
          <w:numId w:val="13"/>
        </w:numPr>
        <w:rPr>
          <w:i/>
        </w:rPr>
      </w:pPr>
      <w:r w:rsidRPr="00A943C9">
        <w:rPr>
          <w:i/>
        </w:rPr>
        <w:t>Velocity</w:t>
      </w:r>
      <w:ins w:id="392" w:author="KARL-MICHAEL HAHN [2]" w:date="2021-09-13T14:59:00Z">
        <w:r w:rsidR="00071E5D">
          <w:rPr>
            <w:i/>
          </w:rPr>
          <w:fldChar w:fldCharType="begin"/>
        </w:r>
        <w:r w:rsidR="00071E5D">
          <w:instrText xml:space="preserve"> XE "</w:instrText>
        </w:r>
      </w:ins>
      <w:ins w:id="393" w:author="KARL-MICHAEL HAHN [2]" w:date="2021-09-13T14:58:00Z">
        <w:r w:rsidR="00071E5D" w:rsidRPr="001B00F0">
          <w:rPr>
            <w:i/>
          </w:rPr>
          <w:instrText>MapBrkFrictVal</w:instrText>
        </w:r>
      </w:ins>
      <w:ins w:id="394" w:author="KARL-MICHAEL HAHN [2]" w:date="2021-09-13T14:59:00Z">
        <w:r w:rsidR="00071E5D" w:rsidRPr="001B00F0">
          <w:rPr>
            <w:i/>
          </w:rPr>
          <w:instrText>.</w:instrText>
        </w:r>
      </w:ins>
      <w:r w:rsidR="00071E5D" w:rsidRPr="001B00F0">
        <w:rPr>
          <w:i/>
        </w:rPr>
        <w:instrText>Velocity</w:instrText>
      </w:r>
      <w:ins w:id="395" w:author="KARL-MICHAEL HAHN [2]" w:date="2021-09-13T14:59:00Z">
        <w:r w:rsidR="00071E5D">
          <w:instrText xml:space="preserve">" </w:instrText>
        </w:r>
        <w:r w:rsidR="00071E5D">
          <w:rPr>
            <w:i/>
          </w:rPr>
          <w:fldChar w:fldCharType="end"/>
        </w:r>
      </w:ins>
      <w:del w:id="396" w:author="KARL-MICHAEL HAHN [2]" w:date="2021-09-13T14:59:00Z">
        <w:r w:rsidRPr="00A943C9" w:rsidDel="00071E5D">
          <w:rPr>
            <w:i/>
          </w:rPr>
          <w:delText xml:space="preserve"> {Velocity}</w:delText>
        </w:r>
      </w:del>
    </w:p>
    <w:p w14:paraId="125E06E0" w14:textId="129B5AA6" w:rsidR="00283555" w:rsidRPr="00A943C9" w:rsidRDefault="00283555" w:rsidP="4D16D2C1">
      <w:pPr>
        <w:pStyle w:val="ListParagraph"/>
        <w:numPr>
          <w:ilvl w:val="0"/>
          <w:numId w:val="13"/>
        </w:numPr>
        <w:rPr>
          <w:i/>
          <w:iCs/>
        </w:rPr>
      </w:pPr>
      <w:commentRangeStart w:id="397"/>
      <w:commentRangeStart w:id="398"/>
      <w:commentRangeStart w:id="399"/>
      <w:r w:rsidRPr="4D16D2C1">
        <w:rPr>
          <w:i/>
          <w:iCs/>
        </w:rPr>
        <w:t>Pressure</w:t>
      </w:r>
      <w:commentRangeEnd w:id="397"/>
      <w:r>
        <w:commentReference w:id="397"/>
      </w:r>
      <w:ins w:id="400" w:author="KARL-MICHAEL HAHN [2]" w:date="2021-09-13T14:59:00Z">
        <w:r w:rsidRPr="4D16D2C1">
          <w:rPr>
            <w:i/>
            <w:iCs/>
          </w:rPr>
          <w:fldChar w:fldCharType="begin"/>
        </w:r>
        <w:r>
          <w:instrText xml:space="preserve"> XE "</w:instrText>
        </w:r>
        <w:r w:rsidRPr="4D16D2C1">
          <w:rPr>
            <w:i/>
            <w:iCs/>
          </w:rPr>
          <w:instrText>MapBrkFrictVal.</w:instrText>
        </w:r>
      </w:ins>
      <w:r w:rsidRPr="4D16D2C1">
        <w:rPr>
          <w:i/>
          <w:iCs/>
        </w:rPr>
        <w:instrText>Pressure</w:instrText>
      </w:r>
      <w:ins w:id="401" w:author="KARL-MICHAEL HAHN [2]" w:date="2021-09-13T14:59:00Z">
        <w:r>
          <w:instrText xml:space="preserve">" </w:instrText>
        </w:r>
        <w:r w:rsidRPr="4D16D2C1">
          <w:rPr>
            <w:i/>
            <w:iCs/>
          </w:rPr>
          <w:fldChar w:fldCharType="end"/>
        </w:r>
      </w:ins>
      <w:commentRangeEnd w:id="398"/>
      <w:r>
        <w:commentReference w:id="398"/>
      </w:r>
      <w:commentRangeEnd w:id="399"/>
      <w:r>
        <w:commentReference w:id="399"/>
      </w:r>
      <w:r w:rsidRPr="4D16D2C1">
        <w:rPr>
          <w:i/>
          <w:iCs/>
        </w:rPr>
        <w:t xml:space="preserve"> </w:t>
      </w:r>
      <w:del w:id="402" w:author="KARL-MICHAEL HAHN [2]" w:date="2021-09-13T15:06:00Z">
        <w:r w:rsidRPr="4D16D2C1" w:rsidDel="00283555">
          <w:rPr>
            <w:i/>
            <w:iCs/>
          </w:rPr>
          <w:delText>{Pressure}</w:delText>
        </w:r>
      </w:del>
    </w:p>
    <w:p w14:paraId="427E9B3E" w14:textId="78399FC2" w:rsidR="00283555" w:rsidRPr="00A943C9" w:rsidDel="00071E5D" w:rsidRDefault="00283555" w:rsidP="00071E5D">
      <w:pPr>
        <w:pStyle w:val="ListParagraph"/>
        <w:numPr>
          <w:ilvl w:val="0"/>
          <w:numId w:val="13"/>
        </w:numPr>
        <w:rPr>
          <w:del w:id="403" w:author="KARL-MICHAEL HAHN [2]" w:date="2021-09-13T15:06:00Z"/>
          <w:i/>
        </w:rPr>
      </w:pPr>
      <w:r w:rsidRPr="00071E5D">
        <w:rPr>
          <w:i/>
        </w:rPr>
        <w:t>Temperature</w:t>
      </w:r>
      <w:ins w:id="404" w:author="KARL-MICHAEL HAHN [2]" w:date="2021-09-13T14:59:00Z">
        <w:r w:rsidR="00071E5D" w:rsidRPr="00071E5D">
          <w:rPr>
            <w:i/>
          </w:rPr>
          <w:fldChar w:fldCharType="begin"/>
        </w:r>
        <w:r w:rsidR="00071E5D">
          <w:instrText xml:space="preserve"> XE "</w:instrText>
        </w:r>
        <w:r w:rsidR="00071E5D" w:rsidRPr="00071E5D">
          <w:rPr>
            <w:i/>
          </w:rPr>
          <w:instrText>MapBrkFrictVal.</w:instrText>
        </w:r>
      </w:ins>
      <w:r w:rsidR="00071E5D" w:rsidRPr="00071E5D">
        <w:rPr>
          <w:i/>
        </w:rPr>
        <w:instrText>Temperature</w:instrText>
      </w:r>
      <w:ins w:id="405" w:author="KARL-MICHAEL HAHN [2]" w:date="2021-09-13T14:59:00Z">
        <w:r w:rsidR="00071E5D">
          <w:instrText xml:space="preserve">" </w:instrText>
        </w:r>
        <w:r w:rsidR="00071E5D" w:rsidRPr="00071E5D">
          <w:rPr>
            <w:i/>
          </w:rPr>
          <w:fldChar w:fldCharType="end"/>
        </w:r>
      </w:ins>
      <w:r w:rsidRPr="00071E5D">
        <w:rPr>
          <w:i/>
        </w:rPr>
        <w:t xml:space="preserve"> </w:t>
      </w:r>
      <w:del w:id="406" w:author="KARL-MICHAEL HAHN [2]" w:date="2021-09-13T15:06:00Z">
        <w:r w:rsidRPr="00071E5D" w:rsidDel="00071E5D">
          <w:rPr>
            <w:i/>
          </w:rPr>
          <w:delText>{</w:delText>
        </w:r>
        <w:r w:rsidR="00A943C9" w:rsidRPr="00071E5D" w:rsidDel="00071E5D">
          <w:rPr>
            <w:i/>
          </w:rPr>
          <w:delText>Temperature}</w:delText>
        </w:r>
      </w:del>
    </w:p>
    <w:p w14:paraId="126C32CE" w14:textId="41CF3A85" w:rsidR="00A943C9" w:rsidRPr="00071E5D" w:rsidRDefault="00A943C9" w:rsidP="00071E5D">
      <w:pPr>
        <w:pStyle w:val="ListParagraph"/>
        <w:numPr>
          <w:ilvl w:val="0"/>
          <w:numId w:val="13"/>
        </w:numPr>
        <w:rPr>
          <w:i/>
        </w:rPr>
      </w:pPr>
      <w:r w:rsidRPr="00071E5D">
        <w:rPr>
          <w:i/>
        </w:rPr>
        <w:t>Friction Coefficient</w:t>
      </w:r>
      <w:ins w:id="407" w:author="KARL-MICHAEL HAHN [2]" w:date="2021-09-13T14:59:00Z">
        <w:r w:rsidR="00071E5D" w:rsidRPr="00071E5D">
          <w:rPr>
            <w:i/>
          </w:rPr>
          <w:fldChar w:fldCharType="begin"/>
        </w:r>
        <w:r w:rsidR="00071E5D">
          <w:instrText xml:space="preserve"> XE "</w:instrText>
        </w:r>
        <w:r w:rsidR="00071E5D" w:rsidRPr="00071E5D">
          <w:rPr>
            <w:i/>
          </w:rPr>
          <w:instrText>MapBrkFrictVal.</w:instrText>
        </w:r>
      </w:ins>
      <w:r w:rsidR="00071E5D" w:rsidRPr="00071E5D">
        <w:rPr>
          <w:i/>
        </w:rPr>
        <w:instrText>Friction</w:instrText>
      </w:r>
      <w:del w:id="408" w:author="KARL-MICHAEL HAHN [2]" w:date="2021-09-13T14:59:00Z">
        <w:r w:rsidR="00071E5D" w:rsidRPr="00071E5D" w:rsidDel="007920BB">
          <w:rPr>
            <w:i/>
          </w:rPr>
          <w:delInstrText xml:space="preserve"> </w:delInstrText>
        </w:r>
      </w:del>
      <w:r w:rsidR="00071E5D" w:rsidRPr="00071E5D">
        <w:rPr>
          <w:i/>
        </w:rPr>
        <w:instrText>Coefficient</w:instrText>
      </w:r>
      <w:ins w:id="409" w:author="KARL-MICHAEL HAHN [2]" w:date="2021-09-13T14:59:00Z">
        <w:r w:rsidR="00071E5D">
          <w:instrText xml:space="preserve">" </w:instrText>
        </w:r>
        <w:r w:rsidR="00071E5D" w:rsidRPr="00071E5D">
          <w:rPr>
            <w:i/>
          </w:rPr>
          <w:fldChar w:fldCharType="end"/>
        </w:r>
      </w:ins>
      <w:r w:rsidRPr="00071E5D">
        <w:rPr>
          <w:i/>
        </w:rPr>
        <w:t xml:space="preserve"> </w:t>
      </w:r>
      <w:del w:id="410" w:author="KARL-MICHAEL HAHN [2]" w:date="2021-09-13T15:06:00Z">
        <w:r w:rsidRPr="00071E5D" w:rsidDel="00071E5D">
          <w:rPr>
            <w:i/>
          </w:rPr>
          <w:delText>{Mu}</w:delText>
        </w:r>
      </w:del>
    </w:p>
    <w:p w14:paraId="6B4CDD98" w14:textId="3D3C4967" w:rsidR="00A00968" w:rsidRDefault="00A00968" w:rsidP="00A00968">
      <w:pPr>
        <w:rPr>
          <w:i/>
        </w:rPr>
      </w:pPr>
    </w:p>
    <w:p w14:paraId="68949580" w14:textId="77777777" w:rsidR="00A00968" w:rsidRDefault="00A00968" w:rsidP="00A00968">
      <w:pPr>
        <w:keepNext/>
      </w:pPr>
      <w:r>
        <w:rPr>
          <w:noProof/>
          <w:lang w:val="en-GB" w:eastAsia="en-GB"/>
        </w:rPr>
        <w:drawing>
          <wp:inline distT="0" distB="0" distL="0" distR="0" wp14:anchorId="3927CC45" wp14:editId="32EBCB3B">
            <wp:extent cx="5838174" cy="206874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9694" cy="2072829"/>
                    </a:xfrm>
                    <a:prstGeom prst="rect">
                      <a:avLst/>
                    </a:prstGeom>
                  </pic:spPr>
                </pic:pic>
              </a:graphicData>
            </a:graphic>
          </wp:inline>
        </w:drawing>
      </w:r>
    </w:p>
    <w:p w14:paraId="4CD8BD79" w14:textId="72A9B8FC" w:rsidR="00A00968" w:rsidRPr="00A00968" w:rsidRDefault="00A00968" w:rsidP="00D80B00">
      <w:pPr>
        <w:pStyle w:val="Caption"/>
        <w:jc w:val="center"/>
        <w:rPr>
          <w:i/>
        </w:rPr>
      </w:pPr>
      <w:r>
        <w:t xml:space="preserve">Figure </w:t>
      </w:r>
      <w:ins w:id="411" w:author="KARL-MICHAEL HAHN [2]" w:date="2021-09-23T08:40:00Z">
        <w:r w:rsidR="00C258DB">
          <w:fldChar w:fldCharType="begin"/>
        </w:r>
        <w:r w:rsidR="00C258DB">
          <w:instrText xml:space="preserve"> STYLEREF 1 \s </w:instrText>
        </w:r>
      </w:ins>
      <w:r w:rsidR="00C258DB">
        <w:fldChar w:fldCharType="separate"/>
      </w:r>
      <w:r w:rsidR="00C258DB">
        <w:rPr>
          <w:noProof/>
        </w:rPr>
        <w:t>6</w:t>
      </w:r>
      <w:ins w:id="412" w:author="KARL-MICHAEL HAHN [2]" w:date="2021-09-23T08:40:00Z">
        <w:r w:rsidR="00C258DB">
          <w:fldChar w:fldCharType="end"/>
        </w:r>
        <w:r w:rsidR="00C258DB">
          <w:noBreakHyphen/>
        </w:r>
        <w:r w:rsidR="00C258DB">
          <w:fldChar w:fldCharType="begin"/>
        </w:r>
        <w:r w:rsidR="00C258DB">
          <w:instrText xml:space="preserve"> SEQ Figure \* ARABIC \s 1 </w:instrText>
        </w:r>
      </w:ins>
      <w:r w:rsidR="00C258DB">
        <w:fldChar w:fldCharType="separate"/>
      </w:r>
      <w:ins w:id="413" w:author="KARL-MICHAEL HAHN [2]" w:date="2021-09-23T08:40:00Z">
        <w:r w:rsidR="00C258DB">
          <w:rPr>
            <w:noProof/>
          </w:rPr>
          <w:t>5</w:t>
        </w:r>
        <w:r w:rsidR="00C258DB">
          <w:fldChar w:fldCharType="end"/>
        </w:r>
        <w:del w:id="414" w:author="KARL-MICHAEL HAHN [2]" w:date="2021-09-23T08:40:00Z">
          <w:r w:rsidR="00C258DB" w:rsidDel="00C258DB">
            <w:fldChar w:fldCharType="begin"/>
          </w:r>
          <w:r w:rsidR="00C258DB" w:rsidDel="00C258DB">
            <w:delInstrText xml:space="preserve"> STYLEREF 1 \s </w:delInstrText>
          </w:r>
        </w:del>
      </w:ins>
      <w:del w:id="415" w:author="KARL-MICHAEL HAHN [2]" w:date="2021-09-23T08:40:00Z">
        <w:r w:rsidR="00C258DB" w:rsidDel="00C258DB">
          <w:fldChar w:fldCharType="separate"/>
        </w:r>
        <w:r w:rsidR="00C258DB" w:rsidDel="00C258DB">
          <w:rPr>
            <w:noProof/>
          </w:rPr>
          <w:delText>6</w:delText>
        </w:r>
      </w:del>
      <w:ins w:id="416" w:author="KARL-MICHAEL HAHN [2]" w:date="2021-09-23T08:40:00Z">
        <w:del w:id="417"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418" w:author="KARL-MICHAEL HAHN [2]" w:date="2021-09-23T08:40:00Z">
        <w:r w:rsidR="00C258DB" w:rsidDel="00C258DB">
          <w:fldChar w:fldCharType="separate"/>
        </w:r>
      </w:del>
      <w:ins w:id="419" w:author="KARL-MICHAEL HAHN [2]" w:date="2021-09-23T08:40:00Z">
        <w:del w:id="420" w:author="KARL-MICHAEL HAHN [2]" w:date="2021-09-23T08:40:00Z">
          <w:r w:rsidR="00C258DB" w:rsidDel="00C258DB">
            <w:rPr>
              <w:noProof/>
            </w:rPr>
            <w:delText>5</w:delText>
          </w:r>
          <w:r w:rsidR="00C258DB" w:rsidDel="00C258DB">
            <w:fldChar w:fldCharType="end"/>
          </w:r>
        </w:del>
      </w:ins>
      <w:del w:id="421" w:author="KARL-MICHAEL HAHN [2]" w:date="2021-09-23T08:40:00Z">
        <w:r w:rsidR="00D80B00" w:rsidDel="00C258DB">
          <w:fldChar w:fldCharType="begin"/>
        </w:r>
        <w:r w:rsidR="00D80B00" w:rsidDel="00C258DB">
          <w:delInstrText xml:space="preserve"> STYLEREF 1 \s </w:delInstrText>
        </w:r>
        <w:r w:rsidR="00D80B00" w:rsidDel="00C258DB">
          <w:fldChar w:fldCharType="separate"/>
        </w:r>
        <w:r w:rsidR="00071E5D" w:rsidDel="00C258DB">
          <w:rPr>
            <w:noProof/>
          </w:rPr>
          <w:delText>6</w:delText>
        </w:r>
        <w:r w:rsidR="00D80B00" w:rsidDel="00C258DB">
          <w:fldChar w:fldCharType="end"/>
        </w:r>
        <w:r w:rsidR="00D80B00" w:rsidDel="00C258DB">
          <w:noBreakHyphen/>
        </w:r>
        <w:r w:rsidR="00D80B00" w:rsidDel="00C258DB">
          <w:fldChar w:fldCharType="begin"/>
        </w:r>
        <w:r w:rsidR="00D80B00" w:rsidDel="00C258DB">
          <w:delInstrText xml:space="preserve"> SEQ Figure \* ARABIC \s 1 </w:delInstrText>
        </w:r>
        <w:r w:rsidR="00D80B00" w:rsidDel="00C258DB">
          <w:fldChar w:fldCharType="separate"/>
        </w:r>
      </w:del>
      <w:ins w:id="422" w:author="KARL-MICHAEL HAHN [2]" w:date="2021-09-13T15:06:00Z">
        <w:del w:id="423" w:author="KARL-MICHAEL HAHN [2]" w:date="2021-09-23T08:40:00Z">
          <w:r w:rsidR="00071E5D" w:rsidDel="00C258DB">
            <w:rPr>
              <w:noProof/>
            </w:rPr>
            <w:delText>4</w:delText>
          </w:r>
        </w:del>
      </w:ins>
      <w:del w:id="424" w:author="KARL-MICHAEL HAHN [2]" w:date="2021-09-23T08:40:00Z">
        <w:r w:rsidR="00D80B00" w:rsidDel="00C258DB">
          <w:rPr>
            <w:noProof/>
          </w:rPr>
          <w:delText>2</w:delText>
        </w:r>
        <w:r w:rsidR="00D80B00" w:rsidDel="00C258DB">
          <w:fldChar w:fldCharType="end"/>
        </w:r>
      </w:del>
      <w:r>
        <w:t xml:space="preserve">: </w:t>
      </w:r>
      <w:r w:rsidRPr="00647B07">
        <w:t>Friction coefficient over temperature</w:t>
      </w:r>
    </w:p>
    <w:p w14:paraId="530E9684" w14:textId="723085AB" w:rsidR="002E4FF5" w:rsidRDefault="002E4FF5" w:rsidP="002E4FF5">
      <w:pPr>
        <w:rPr>
          <w:i/>
        </w:rPr>
      </w:pPr>
    </w:p>
    <w:p w14:paraId="7492A33B" w14:textId="34041E4C" w:rsidR="00BE0925" w:rsidRDefault="00BC2EEF" w:rsidP="002E4FF5">
      <w:r>
        <w:t xml:space="preserve">As </w:t>
      </w:r>
      <w:r w:rsidR="00BE0925">
        <w:t>result of the different measurements a friction map should be generated</w:t>
      </w:r>
      <w:r w:rsidR="005D349F">
        <w:t xml:space="preserve"> with Friction Coefficient {Mu} is described over Pressure {Pressure} and Temperature {Temperature}. An Example of a friction map is shown in </w:t>
      </w:r>
      <w:ins w:id="425" w:author="KARL-MICHAEL HAHN [2]" w:date="2021-09-13T15:52:00Z">
        <w:r w:rsidR="00E23D7D">
          <w:fldChar w:fldCharType="begin"/>
        </w:r>
        <w:r w:rsidR="00E23D7D">
          <w:instrText xml:space="preserve"> REF _Ref82440769 \h </w:instrText>
        </w:r>
      </w:ins>
      <w:r w:rsidR="00E23D7D">
        <w:fldChar w:fldCharType="separate"/>
      </w:r>
      <w:ins w:id="426" w:author="KARL-MICHAEL HAHN [2]" w:date="2021-09-13T15:52:00Z">
        <w:r w:rsidR="00E23D7D">
          <w:t xml:space="preserve">Table </w:t>
        </w:r>
        <w:r w:rsidR="00E23D7D">
          <w:rPr>
            <w:noProof/>
          </w:rPr>
          <w:t>6</w:t>
        </w:r>
        <w:r w:rsidR="00E23D7D">
          <w:noBreakHyphen/>
        </w:r>
        <w:r w:rsidR="00E23D7D">
          <w:rPr>
            <w:noProof/>
          </w:rPr>
          <w:t>2</w:t>
        </w:r>
        <w:r w:rsidR="00E23D7D">
          <w:fldChar w:fldCharType="end"/>
        </w:r>
      </w:ins>
      <w:r w:rsidR="005D349F">
        <w:t xml:space="preserve">Table </w:t>
      </w:r>
      <w:ins w:id="427" w:author="KARL-MICHAEL HAHN [2]" w:date="2021-09-13T15:56:00Z">
        <w:r w:rsidR="00E23D7D">
          <w:fldChar w:fldCharType="begin"/>
        </w:r>
        <w:r w:rsidR="00E23D7D">
          <w:instrText xml:space="preserve"> STYLEREF 1 \s </w:instrText>
        </w:r>
      </w:ins>
      <w:r w:rsidR="00E23D7D">
        <w:fldChar w:fldCharType="separate"/>
      </w:r>
      <w:r w:rsidR="00E23D7D">
        <w:rPr>
          <w:noProof/>
        </w:rPr>
        <w:t>6</w:t>
      </w:r>
      <w:ins w:id="428" w:author="KARL-MICHAEL HAHN [2]" w:date="2021-09-13T15:56:00Z">
        <w:r w:rsidR="00E23D7D">
          <w:fldChar w:fldCharType="end"/>
        </w:r>
        <w:r w:rsidR="00E23D7D">
          <w:noBreakHyphen/>
        </w:r>
        <w:r w:rsidR="00E23D7D">
          <w:fldChar w:fldCharType="begin"/>
        </w:r>
        <w:r w:rsidR="00E23D7D">
          <w:instrText xml:space="preserve"> SEQ Table \* ARABIC \s 1 </w:instrText>
        </w:r>
      </w:ins>
      <w:r w:rsidR="00E23D7D">
        <w:fldChar w:fldCharType="separate"/>
      </w:r>
      <w:ins w:id="429" w:author="KARL-MICHAEL HAHN [2]" w:date="2021-09-13T15:56:00Z">
        <w:r w:rsidR="00E23D7D">
          <w:rPr>
            <w:noProof/>
          </w:rPr>
          <w:t>1</w:t>
        </w:r>
        <w:r w:rsidR="00E23D7D">
          <w:fldChar w:fldCharType="end"/>
        </w:r>
      </w:ins>
      <w:del w:id="430" w:author="KARL-MICHAEL HAHN [2]" w:date="2021-09-13T15:51:00Z">
        <w:r w:rsidR="00AC6EAA" w:rsidDel="00E23D7D">
          <w:fldChar w:fldCharType="begin"/>
        </w:r>
        <w:r w:rsidR="00AC6EAA" w:rsidDel="00E23D7D">
          <w:delInstrText xml:space="preserve"> STYLEREF 1 \s </w:delInstrText>
        </w:r>
        <w:r w:rsidR="00AC6EAA" w:rsidDel="00E23D7D">
          <w:fldChar w:fldCharType="separate"/>
        </w:r>
        <w:r w:rsidR="00071E5D" w:rsidDel="00E23D7D">
          <w:rPr>
            <w:noProof/>
          </w:rPr>
          <w:delText>6</w:delText>
        </w:r>
        <w:r w:rsidR="00AC6EAA" w:rsidDel="00E23D7D">
          <w:fldChar w:fldCharType="end"/>
        </w:r>
        <w:r w:rsidR="00AC6EAA" w:rsidDel="00E23D7D">
          <w:noBreakHyphen/>
        </w:r>
        <w:r w:rsidR="00AC6EAA" w:rsidDel="00E23D7D">
          <w:fldChar w:fldCharType="begin"/>
        </w:r>
        <w:r w:rsidR="00AC6EAA" w:rsidDel="00E23D7D">
          <w:delInstrText xml:space="preserve"> SEQ Table \* ARABIC \s 1 </w:delInstrText>
        </w:r>
        <w:r w:rsidR="00AC6EAA" w:rsidDel="00E23D7D">
          <w:fldChar w:fldCharType="separate"/>
        </w:r>
        <w:r w:rsidR="00071E5D" w:rsidDel="00E23D7D">
          <w:rPr>
            <w:noProof/>
          </w:rPr>
          <w:delText>1</w:delText>
        </w:r>
        <w:r w:rsidR="00AC6EAA" w:rsidDel="00E23D7D">
          <w:fldChar w:fldCharType="end"/>
        </w:r>
      </w:del>
      <w:r w:rsidR="005D349F">
        <w:t xml:space="preserve"> or visualized in Figure </w:t>
      </w:r>
      <w:ins w:id="431" w:author="KARL-MICHAEL HAHN [2]" w:date="2021-09-23T08:40:00Z">
        <w:r w:rsidR="00C258DB">
          <w:fldChar w:fldCharType="begin"/>
        </w:r>
        <w:r w:rsidR="00C258DB">
          <w:instrText xml:space="preserve"> STYLEREF 1 \s </w:instrText>
        </w:r>
      </w:ins>
      <w:r w:rsidR="00C258DB">
        <w:fldChar w:fldCharType="separate"/>
      </w:r>
      <w:r w:rsidR="00C258DB">
        <w:rPr>
          <w:noProof/>
        </w:rPr>
        <w:t>6</w:t>
      </w:r>
      <w:ins w:id="432" w:author="KARL-MICHAEL HAHN [2]" w:date="2021-09-23T08:40:00Z">
        <w:r w:rsidR="00C258DB">
          <w:fldChar w:fldCharType="end"/>
        </w:r>
        <w:r w:rsidR="00C258DB">
          <w:noBreakHyphen/>
        </w:r>
        <w:r w:rsidR="00C258DB">
          <w:fldChar w:fldCharType="begin"/>
        </w:r>
        <w:r w:rsidR="00C258DB">
          <w:instrText xml:space="preserve"> SEQ Figure \* ARABIC \s 1 </w:instrText>
        </w:r>
      </w:ins>
      <w:r w:rsidR="00C258DB">
        <w:fldChar w:fldCharType="separate"/>
      </w:r>
      <w:ins w:id="433" w:author="KARL-MICHAEL HAHN [2]" w:date="2021-09-23T08:40:00Z">
        <w:r w:rsidR="00C258DB">
          <w:rPr>
            <w:noProof/>
          </w:rPr>
          <w:t>6</w:t>
        </w:r>
        <w:r w:rsidR="00C258DB">
          <w:fldChar w:fldCharType="end"/>
        </w:r>
        <w:del w:id="434" w:author="KARL-MICHAEL HAHN [2]" w:date="2021-09-23T08:40:00Z">
          <w:r w:rsidR="00C258DB" w:rsidDel="00C258DB">
            <w:fldChar w:fldCharType="begin"/>
          </w:r>
          <w:r w:rsidR="00C258DB" w:rsidDel="00C258DB">
            <w:delInstrText xml:space="preserve"> STYLEREF 1 \s </w:delInstrText>
          </w:r>
        </w:del>
      </w:ins>
      <w:del w:id="435" w:author="KARL-MICHAEL HAHN [2]" w:date="2021-09-23T08:40:00Z">
        <w:r w:rsidR="00C258DB" w:rsidDel="00C258DB">
          <w:fldChar w:fldCharType="separate"/>
        </w:r>
        <w:r w:rsidR="00C258DB" w:rsidDel="00C258DB">
          <w:rPr>
            <w:noProof/>
          </w:rPr>
          <w:delText>6</w:delText>
        </w:r>
      </w:del>
      <w:ins w:id="436" w:author="KARL-MICHAEL HAHN [2]" w:date="2021-09-23T08:40:00Z">
        <w:del w:id="437"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438" w:author="KARL-MICHAEL HAHN [2]" w:date="2021-09-23T08:40:00Z">
        <w:r w:rsidR="00C258DB" w:rsidDel="00C258DB">
          <w:fldChar w:fldCharType="separate"/>
        </w:r>
      </w:del>
      <w:ins w:id="439" w:author="KARL-MICHAEL HAHN [2]" w:date="2021-09-23T08:40:00Z">
        <w:del w:id="440" w:author="KARL-MICHAEL HAHN [2]" w:date="2021-09-23T08:40:00Z">
          <w:r w:rsidR="00C258DB" w:rsidDel="00C258DB">
            <w:rPr>
              <w:noProof/>
            </w:rPr>
            <w:delText>6</w:delText>
          </w:r>
          <w:r w:rsidR="00C258DB" w:rsidDel="00C258DB">
            <w:fldChar w:fldCharType="end"/>
          </w:r>
        </w:del>
      </w:ins>
      <w:del w:id="441" w:author="KARL-MICHAEL HAHN [2]" w:date="2021-09-23T08:40:00Z">
        <w:r w:rsidR="005D349F" w:rsidDel="00C258DB">
          <w:fldChar w:fldCharType="begin"/>
        </w:r>
        <w:r w:rsidR="005D349F" w:rsidDel="00C258DB">
          <w:delInstrText xml:space="preserve"> STYLEREF 1 \s </w:delInstrText>
        </w:r>
        <w:r w:rsidR="005D349F" w:rsidDel="00C258DB">
          <w:fldChar w:fldCharType="separate"/>
        </w:r>
        <w:r w:rsidR="00071E5D" w:rsidDel="00C258DB">
          <w:rPr>
            <w:noProof/>
          </w:rPr>
          <w:delText>6</w:delText>
        </w:r>
        <w:r w:rsidR="005D349F" w:rsidDel="00C258DB">
          <w:fldChar w:fldCharType="end"/>
        </w:r>
        <w:r w:rsidR="005D349F" w:rsidDel="00C258DB">
          <w:noBreakHyphen/>
        </w:r>
        <w:r w:rsidR="005D349F" w:rsidDel="00C258DB">
          <w:fldChar w:fldCharType="begin"/>
        </w:r>
        <w:r w:rsidR="005D349F" w:rsidDel="00C258DB">
          <w:delInstrText xml:space="preserve"> SEQ Figure \* ARABIC \s 1 </w:delInstrText>
        </w:r>
        <w:r w:rsidR="005D349F" w:rsidDel="00C258DB">
          <w:fldChar w:fldCharType="separate"/>
        </w:r>
      </w:del>
      <w:ins w:id="442" w:author="KARL-MICHAEL HAHN [2]" w:date="2021-09-13T15:07:00Z">
        <w:del w:id="443" w:author="KARL-MICHAEL HAHN [2]" w:date="2021-09-23T08:40:00Z">
          <w:r w:rsidR="00071E5D" w:rsidDel="00C258DB">
            <w:rPr>
              <w:noProof/>
            </w:rPr>
            <w:delText>5</w:delText>
          </w:r>
        </w:del>
      </w:ins>
      <w:del w:id="444" w:author="KARL-MICHAEL HAHN [2]" w:date="2021-09-23T08:40:00Z">
        <w:r w:rsidR="005D349F" w:rsidDel="00C258DB">
          <w:rPr>
            <w:noProof/>
          </w:rPr>
          <w:delText>3</w:delText>
        </w:r>
        <w:r w:rsidR="005D349F" w:rsidDel="00C258DB">
          <w:fldChar w:fldCharType="end"/>
        </w:r>
      </w:del>
      <w:r w:rsidR="005D349F">
        <w:t>:</w:t>
      </w:r>
    </w:p>
    <w:p w14:paraId="3EB03999" w14:textId="28FBFC43" w:rsidR="005D349F" w:rsidRDefault="005D349F" w:rsidP="002E4FF5"/>
    <w:tbl>
      <w:tblPr>
        <w:tblStyle w:val="TableGrid"/>
        <w:tblW w:w="8505" w:type="dxa"/>
        <w:tblLook w:val="04A0" w:firstRow="1" w:lastRow="0" w:firstColumn="1" w:lastColumn="0" w:noHBand="0" w:noVBand="1"/>
      </w:tblPr>
      <w:tblGrid>
        <w:gridCol w:w="2835"/>
        <w:gridCol w:w="1134"/>
        <w:gridCol w:w="1134"/>
        <w:gridCol w:w="1134"/>
        <w:gridCol w:w="1134"/>
        <w:gridCol w:w="1134"/>
      </w:tblGrid>
      <w:tr w:rsidR="005D349F" w14:paraId="3E0AF066" w14:textId="77777777" w:rsidTr="00E61988">
        <w:trPr>
          <w:trHeight w:val="283"/>
        </w:trPr>
        <w:tc>
          <w:tcPr>
            <w:tcW w:w="2835" w:type="dxa"/>
            <w:tcBorders>
              <w:tl2br w:val="single" w:sz="4" w:space="0" w:color="auto"/>
            </w:tcBorders>
            <w:vAlign w:val="center"/>
          </w:tcPr>
          <w:p w14:paraId="34C4CBF2" w14:textId="77777777" w:rsidR="00E61988" w:rsidRDefault="00E61988" w:rsidP="00E61988">
            <w:pPr>
              <w:rPr>
                <w:b/>
                <w:sz w:val="22"/>
                <w:lang w:val="de-DE"/>
              </w:rPr>
            </w:pPr>
            <w:r w:rsidRPr="00AC6EAA">
              <w:rPr>
                <w:b/>
                <w:sz w:val="22"/>
                <w:lang w:val="en-GB"/>
              </w:rPr>
              <w:t xml:space="preserve">                  </w:t>
            </w:r>
            <w:r w:rsidR="005D349F" w:rsidRPr="00E61988">
              <w:rPr>
                <w:b/>
                <w:sz w:val="22"/>
                <w:lang w:val="de-DE"/>
              </w:rPr>
              <w:t>Pressure [bar]</w:t>
            </w:r>
          </w:p>
          <w:p w14:paraId="76515192" w14:textId="77777777" w:rsidR="00E61988" w:rsidRDefault="00E61988" w:rsidP="00E61988">
            <w:pPr>
              <w:rPr>
                <w:b/>
                <w:sz w:val="22"/>
                <w:lang w:val="de-DE"/>
              </w:rPr>
            </w:pPr>
          </w:p>
          <w:p w14:paraId="69A7B37D" w14:textId="19D69767" w:rsidR="00E61988" w:rsidRPr="00E61988" w:rsidRDefault="00E61988" w:rsidP="00E61988">
            <w:pPr>
              <w:rPr>
                <w:b/>
                <w:sz w:val="22"/>
                <w:lang w:val="de-DE"/>
              </w:rPr>
            </w:pPr>
            <w:r w:rsidRPr="00E61988">
              <w:rPr>
                <w:b/>
                <w:sz w:val="22"/>
                <w:lang w:val="de-DE"/>
              </w:rPr>
              <w:t>Temperature [°C]</w:t>
            </w:r>
            <w:r>
              <w:rPr>
                <w:b/>
                <w:sz w:val="22"/>
                <w:lang w:val="de-DE"/>
              </w:rPr>
              <w:t xml:space="preserve">                 </w:t>
            </w:r>
          </w:p>
        </w:tc>
        <w:tc>
          <w:tcPr>
            <w:tcW w:w="1134" w:type="dxa"/>
            <w:tcBorders>
              <w:tl2br w:val="nil"/>
            </w:tcBorders>
          </w:tcPr>
          <w:p w14:paraId="619DA6AA" w14:textId="77777777" w:rsidR="005D349F" w:rsidRPr="00E61988" w:rsidRDefault="005D349F" w:rsidP="00E61988">
            <w:pPr>
              <w:jc w:val="center"/>
              <w:rPr>
                <w:b/>
                <w:sz w:val="22"/>
                <w:lang w:val="de-DE"/>
              </w:rPr>
            </w:pPr>
            <w:r w:rsidRPr="00E61988">
              <w:rPr>
                <w:b/>
                <w:sz w:val="22"/>
                <w:lang w:val="de-DE"/>
              </w:rPr>
              <w:t>5</w:t>
            </w:r>
          </w:p>
        </w:tc>
        <w:tc>
          <w:tcPr>
            <w:tcW w:w="1134" w:type="dxa"/>
          </w:tcPr>
          <w:p w14:paraId="780FA2F1" w14:textId="77777777" w:rsidR="005D349F" w:rsidRPr="00E61988" w:rsidRDefault="005D349F" w:rsidP="00E61988">
            <w:pPr>
              <w:jc w:val="center"/>
              <w:rPr>
                <w:b/>
                <w:sz w:val="22"/>
                <w:lang w:val="de-DE"/>
              </w:rPr>
            </w:pPr>
            <w:r w:rsidRPr="00E61988">
              <w:rPr>
                <w:b/>
                <w:sz w:val="22"/>
                <w:lang w:val="de-DE"/>
              </w:rPr>
              <w:t>10</w:t>
            </w:r>
          </w:p>
        </w:tc>
        <w:tc>
          <w:tcPr>
            <w:tcW w:w="1134" w:type="dxa"/>
          </w:tcPr>
          <w:p w14:paraId="0AEAF9EE" w14:textId="77777777" w:rsidR="005D349F" w:rsidRPr="00E61988" w:rsidRDefault="005D349F" w:rsidP="00E61988">
            <w:pPr>
              <w:jc w:val="center"/>
              <w:rPr>
                <w:b/>
                <w:sz w:val="22"/>
                <w:lang w:val="de-DE"/>
              </w:rPr>
            </w:pPr>
            <w:r w:rsidRPr="00E61988">
              <w:rPr>
                <w:b/>
                <w:sz w:val="22"/>
                <w:lang w:val="de-DE"/>
              </w:rPr>
              <w:t>25</w:t>
            </w:r>
          </w:p>
        </w:tc>
        <w:tc>
          <w:tcPr>
            <w:tcW w:w="1134" w:type="dxa"/>
          </w:tcPr>
          <w:p w14:paraId="7382D508" w14:textId="77777777" w:rsidR="005D349F" w:rsidRPr="00E61988" w:rsidRDefault="005D349F" w:rsidP="00E61988">
            <w:pPr>
              <w:jc w:val="center"/>
              <w:rPr>
                <w:b/>
                <w:sz w:val="22"/>
                <w:lang w:val="de-DE"/>
              </w:rPr>
            </w:pPr>
            <w:r w:rsidRPr="00E61988">
              <w:rPr>
                <w:b/>
                <w:sz w:val="22"/>
                <w:lang w:val="de-DE"/>
              </w:rPr>
              <w:t>50</w:t>
            </w:r>
          </w:p>
        </w:tc>
        <w:tc>
          <w:tcPr>
            <w:tcW w:w="1134" w:type="dxa"/>
          </w:tcPr>
          <w:p w14:paraId="7D338F3C" w14:textId="77777777" w:rsidR="005D349F" w:rsidRPr="00E61988" w:rsidRDefault="005D349F" w:rsidP="00E61988">
            <w:pPr>
              <w:jc w:val="center"/>
              <w:rPr>
                <w:b/>
                <w:sz w:val="22"/>
                <w:lang w:val="de-DE"/>
              </w:rPr>
            </w:pPr>
            <w:r w:rsidRPr="00E61988">
              <w:rPr>
                <w:b/>
                <w:sz w:val="22"/>
                <w:lang w:val="de-DE"/>
              </w:rPr>
              <w:t>120</w:t>
            </w:r>
          </w:p>
        </w:tc>
      </w:tr>
      <w:tr w:rsidR="005D349F" w14:paraId="5B586147" w14:textId="77777777" w:rsidTr="001A6EA8">
        <w:trPr>
          <w:trHeight w:val="340"/>
        </w:trPr>
        <w:tc>
          <w:tcPr>
            <w:tcW w:w="2835" w:type="dxa"/>
            <w:vAlign w:val="center"/>
          </w:tcPr>
          <w:p w14:paraId="060DAB56" w14:textId="77777777" w:rsidR="005D349F" w:rsidRPr="00E61988" w:rsidRDefault="005D349F" w:rsidP="001A6EA8">
            <w:pPr>
              <w:rPr>
                <w:b/>
                <w:sz w:val="22"/>
                <w:lang w:val="de-DE"/>
              </w:rPr>
            </w:pPr>
            <w:r w:rsidRPr="00E61988">
              <w:rPr>
                <w:b/>
                <w:sz w:val="22"/>
                <w:lang w:val="de-DE"/>
              </w:rPr>
              <w:t>20</w:t>
            </w:r>
          </w:p>
        </w:tc>
        <w:tc>
          <w:tcPr>
            <w:tcW w:w="1134" w:type="dxa"/>
            <w:vAlign w:val="center"/>
          </w:tcPr>
          <w:p w14:paraId="5572C6A7" w14:textId="77777777" w:rsidR="005D349F" w:rsidRPr="005D349F" w:rsidRDefault="005D349F" w:rsidP="001A6EA8">
            <w:pPr>
              <w:jc w:val="center"/>
              <w:rPr>
                <w:sz w:val="22"/>
                <w:lang w:val="de-DE"/>
              </w:rPr>
            </w:pPr>
            <w:r w:rsidRPr="005D349F">
              <w:rPr>
                <w:sz w:val="22"/>
              </w:rPr>
              <w:t>0.21</w:t>
            </w:r>
          </w:p>
        </w:tc>
        <w:tc>
          <w:tcPr>
            <w:tcW w:w="1134" w:type="dxa"/>
            <w:vAlign w:val="center"/>
          </w:tcPr>
          <w:p w14:paraId="2F3BC84A" w14:textId="77777777" w:rsidR="005D349F" w:rsidRPr="005D349F" w:rsidRDefault="005D349F" w:rsidP="001A6EA8">
            <w:pPr>
              <w:jc w:val="center"/>
              <w:rPr>
                <w:sz w:val="22"/>
                <w:lang w:val="de-DE"/>
              </w:rPr>
            </w:pPr>
            <w:r w:rsidRPr="005D349F">
              <w:rPr>
                <w:sz w:val="22"/>
              </w:rPr>
              <w:t>0.27</w:t>
            </w:r>
          </w:p>
        </w:tc>
        <w:tc>
          <w:tcPr>
            <w:tcW w:w="1134" w:type="dxa"/>
            <w:vAlign w:val="center"/>
          </w:tcPr>
          <w:p w14:paraId="237F8DA2" w14:textId="77777777" w:rsidR="005D349F" w:rsidRPr="005D349F" w:rsidRDefault="005D349F" w:rsidP="001A6EA8">
            <w:pPr>
              <w:jc w:val="center"/>
              <w:rPr>
                <w:sz w:val="22"/>
                <w:lang w:val="de-DE"/>
              </w:rPr>
            </w:pPr>
            <w:r w:rsidRPr="005D349F">
              <w:rPr>
                <w:sz w:val="22"/>
              </w:rPr>
              <w:t>0.30</w:t>
            </w:r>
          </w:p>
        </w:tc>
        <w:tc>
          <w:tcPr>
            <w:tcW w:w="1134" w:type="dxa"/>
            <w:vAlign w:val="center"/>
          </w:tcPr>
          <w:p w14:paraId="6F695604" w14:textId="77777777" w:rsidR="005D349F" w:rsidRPr="005D349F" w:rsidRDefault="005D349F" w:rsidP="001A6EA8">
            <w:pPr>
              <w:jc w:val="center"/>
              <w:rPr>
                <w:sz w:val="22"/>
                <w:lang w:val="de-DE"/>
              </w:rPr>
            </w:pPr>
            <w:r w:rsidRPr="005D349F">
              <w:rPr>
                <w:sz w:val="22"/>
              </w:rPr>
              <w:t>0.32</w:t>
            </w:r>
          </w:p>
        </w:tc>
        <w:tc>
          <w:tcPr>
            <w:tcW w:w="1134" w:type="dxa"/>
            <w:vAlign w:val="center"/>
          </w:tcPr>
          <w:p w14:paraId="3715D34F" w14:textId="77777777" w:rsidR="005D349F" w:rsidRPr="005D349F" w:rsidRDefault="005D349F" w:rsidP="001A6EA8">
            <w:pPr>
              <w:jc w:val="center"/>
              <w:rPr>
                <w:sz w:val="22"/>
                <w:lang w:val="de-DE"/>
              </w:rPr>
            </w:pPr>
            <w:r w:rsidRPr="005D349F">
              <w:rPr>
                <w:sz w:val="22"/>
              </w:rPr>
              <w:t>0.32</w:t>
            </w:r>
          </w:p>
        </w:tc>
      </w:tr>
      <w:tr w:rsidR="005D349F" w14:paraId="066F2BA0" w14:textId="77777777" w:rsidTr="001A6EA8">
        <w:trPr>
          <w:trHeight w:val="340"/>
        </w:trPr>
        <w:tc>
          <w:tcPr>
            <w:tcW w:w="2835" w:type="dxa"/>
            <w:vAlign w:val="center"/>
          </w:tcPr>
          <w:p w14:paraId="6898C9FD" w14:textId="77777777" w:rsidR="005D349F" w:rsidRPr="00E61988" w:rsidRDefault="005D349F" w:rsidP="001A6EA8">
            <w:pPr>
              <w:rPr>
                <w:b/>
                <w:sz w:val="22"/>
                <w:lang w:val="de-DE"/>
              </w:rPr>
            </w:pPr>
            <w:r w:rsidRPr="00E61988">
              <w:rPr>
                <w:b/>
                <w:sz w:val="22"/>
                <w:lang w:val="de-DE"/>
              </w:rPr>
              <w:t>100</w:t>
            </w:r>
          </w:p>
        </w:tc>
        <w:tc>
          <w:tcPr>
            <w:tcW w:w="1134" w:type="dxa"/>
            <w:vAlign w:val="center"/>
          </w:tcPr>
          <w:p w14:paraId="4889F003" w14:textId="77777777" w:rsidR="005D349F" w:rsidRPr="005D349F" w:rsidRDefault="005D349F" w:rsidP="001A6EA8">
            <w:pPr>
              <w:jc w:val="center"/>
              <w:rPr>
                <w:sz w:val="22"/>
                <w:lang w:val="de-DE"/>
              </w:rPr>
            </w:pPr>
            <w:r w:rsidRPr="005D349F">
              <w:rPr>
                <w:sz w:val="22"/>
              </w:rPr>
              <w:t>0.24</w:t>
            </w:r>
          </w:p>
        </w:tc>
        <w:tc>
          <w:tcPr>
            <w:tcW w:w="1134" w:type="dxa"/>
            <w:vAlign w:val="center"/>
          </w:tcPr>
          <w:p w14:paraId="6EC97BA7" w14:textId="77777777" w:rsidR="005D349F" w:rsidRPr="005D349F" w:rsidRDefault="005D349F" w:rsidP="001A6EA8">
            <w:pPr>
              <w:jc w:val="center"/>
              <w:rPr>
                <w:sz w:val="22"/>
                <w:lang w:val="de-DE"/>
              </w:rPr>
            </w:pPr>
            <w:r w:rsidRPr="005D349F">
              <w:rPr>
                <w:sz w:val="22"/>
              </w:rPr>
              <w:t>0.30</w:t>
            </w:r>
          </w:p>
        </w:tc>
        <w:tc>
          <w:tcPr>
            <w:tcW w:w="1134" w:type="dxa"/>
            <w:vAlign w:val="center"/>
          </w:tcPr>
          <w:p w14:paraId="4299AA55" w14:textId="77777777" w:rsidR="005D349F" w:rsidRPr="005D349F" w:rsidRDefault="005D349F" w:rsidP="001A6EA8">
            <w:pPr>
              <w:jc w:val="center"/>
              <w:rPr>
                <w:sz w:val="22"/>
                <w:lang w:val="de-DE"/>
              </w:rPr>
            </w:pPr>
            <w:r w:rsidRPr="005D349F">
              <w:rPr>
                <w:sz w:val="22"/>
              </w:rPr>
              <w:t>0.34</w:t>
            </w:r>
          </w:p>
        </w:tc>
        <w:tc>
          <w:tcPr>
            <w:tcW w:w="1134" w:type="dxa"/>
            <w:vAlign w:val="center"/>
          </w:tcPr>
          <w:p w14:paraId="1C2851AD" w14:textId="77777777" w:rsidR="005D349F" w:rsidRPr="005D349F" w:rsidRDefault="005D349F" w:rsidP="001A6EA8">
            <w:pPr>
              <w:jc w:val="center"/>
              <w:rPr>
                <w:sz w:val="22"/>
                <w:lang w:val="de-DE"/>
              </w:rPr>
            </w:pPr>
            <w:r w:rsidRPr="005D349F">
              <w:rPr>
                <w:sz w:val="22"/>
              </w:rPr>
              <w:t>0.36</w:t>
            </w:r>
          </w:p>
        </w:tc>
        <w:tc>
          <w:tcPr>
            <w:tcW w:w="1134" w:type="dxa"/>
            <w:vAlign w:val="center"/>
          </w:tcPr>
          <w:p w14:paraId="51D228AC" w14:textId="77777777" w:rsidR="005D349F" w:rsidRPr="005D349F" w:rsidRDefault="005D349F" w:rsidP="001A6EA8">
            <w:pPr>
              <w:jc w:val="center"/>
              <w:rPr>
                <w:sz w:val="22"/>
                <w:lang w:val="de-DE"/>
              </w:rPr>
            </w:pPr>
            <w:r w:rsidRPr="005D349F">
              <w:rPr>
                <w:sz w:val="22"/>
              </w:rPr>
              <w:t>0.36</w:t>
            </w:r>
          </w:p>
        </w:tc>
      </w:tr>
      <w:tr w:rsidR="005D349F" w14:paraId="1052A934" w14:textId="77777777" w:rsidTr="001A6EA8">
        <w:trPr>
          <w:trHeight w:val="340"/>
        </w:trPr>
        <w:tc>
          <w:tcPr>
            <w:tcW w:w="2835" w:type="dxa"/>
            <w:vAlign w:val="center"/>
          </w:tcPr>
          <w:p w14:paraId="71E94422" w14:textId="77777777" w:rsidR="005D349F" w:rsidRPr="00E61988" w:rsidRDefault="005D349F" w:rsidP="001A6EA8">
            <w:pPr>
              <w:rPr>
                <w:b/>
                <w:sz w:val="22"/>
                <w:lang w:val="de-DE"/>
              </w:rPr>
            </w:pPr>
            <w:r w:rsidRPr="00E61988">
              <w:rPr>
                <w:b/>
                <w:sz w:val="22"/>
                <w:lang w:val="de-DE"/>
              </w:rPr>
              <w:t>200</w:t>
            </w:r>
          </w:p>
        </w:tc>
        <w:tc>
          <w:tcPr>
            <w:tcW w:w="1134" w:type="dxa"/>
            <w:vAlign w:val="center"/>
          </w:tcPr>
          <w:p w14:paraId="1CE7B03C" w14:textId="77777777" w:rsidR="005D349F" w:rsidRPr="005D349F" w:rsidRDefault="005D349F" w:rsidP="001A6EA8">
            <w:pPr>
              <w:jc w:val="center"/>
              <w:rPr>
                <w:sz w:val="22"/>
                <w:lang w:val="de-DE"/>
              </w:rPr>
            </w:pPr>
            <w:r w:rsidRPr="005D349F">
              <w:rPr>
                <w:sz w:val="22"/>
              </w:rPr>
              <w:t>0.22</w:t>
            </w:r>
          </w:p>
        </w:tc>
        <w:tc>
          <w:tcPr>
            <w:tcW w:w="1134" w:type="dxa"/>
            <w:vAlign w:val="center"/>
          </w:tcPr>
          <w:p w14:paraId="7F60A637" w14:textId="77777777" w:rsidR="005D349F" w:rsidRPr="005D349F" w:rsidRDefault="005D349F" w:rsidP="001A6EA8">
            <w:pPr>
              <w:jc w:val="center"/>
              <w:rPr>
                <w:sz w:val="22"/>
                <w:lang w:val="de-DE"/>
              </w:rPr>
            </w:pPr>
            <w:r w:rsidRPr="005D349F">
              <w:rPr>
                <w:sz w:val="22"/>
              </w:rPr>
              <w:t>0.28</w:t>
            </w:r>
          </w:p>
        </w:tc>
        <w:tc>
          <w:tcPr>
            <w:tcW w:w="1134" w:type="dxa"/>
            <w:vAlign w:val="center"/>
          </w:tcPr>
          <w:p w14:paraId="39D58391" w14:textId="77777777" w:rsidR="005D349F" w:rsidRPr="005D349F" w:rsidRDefault="005D349F" w:rsidP="001A6EA8">
            <w:pPr>
              <w:jc w:val="center"/>
              <w:rPr>
                <w:sz w:val="22"/>
                <w:lang w:val="de-DE"/>
              </w:rPr>
            </w:pPr>
            <w:r w:rsidRPr="005D349F">
              <w:rPr>
                <w:sz w:val="22"/>
              </w:rPr>
              <w:t>0.32</w:t>
            </w:r>
          </w:p>
        </w:tc>
        <w:tc>
          <w:tcPr>
            <w:tcW w:w="1134" w:type="dxa"/>
            <w:vAlign w:val="center"/>
          </w:tcPr>
          <w:p w14:paraId="4F25279E" w14:textId="77777777" w:rsidR="005D349F" w:rsidRPr="005D349F" w:rsidRDefault="005D349F" w:rsidP="001A6EA8">
            <w:pPr>
              <w:jc w:val="center"/>
              <w:rPr>
                <w:sz w:val="22"/>
                <w:lang w:val="de-DE"/>
              </w:rPr>
            </w:pPr>
            <w:r w:rsidRPr="005D349F">
              <w:rPr>
                <w:sz w:val="22"/>
              </w:rPr>
              <w:t>0.33</w:t>
            </w:r>
          </w:p>
        </w:tc>
        <w:tc>
          <w:tcPr>
            <w:tcW w:w="1134" w:type="dxa"/>
            <w:vAlign w:val="center"/>
          </w:tcPr>
          <w:p w14:paraId="5F6DBF59" w14:textId="77777777" w:rsidR="005D349F" w:rsidRPr="005D349F" w:rsidRDefault="005D349F" w:rsidP="001A6EA8">
            <w:pPr>
              <w:jc w:val="center"/>
              <w:rPr>
                <w:sz w:val="22"/>
                <w:lang w:val="de-DE"/>
              </w:rPr>
            </w:pPr>
            <w:r w:rsidRPr="005D349F">
              <w:rPr>
                <w:sz w:val="22"/>
              </w:rPr>
              <w:t>0.34</w:t>
            </w:r>
          </w:p>
        </w:tc>
      </w:tr>
      <w:tr w:rsidR="005D349F" w14:paraId="08BA0BE4" w14:textId="77777777" w:rsidTr="001A6EA8">
        <w:trPr>
          <w:trHeight w:val="340"/>
        </w:trPr>
        <w:tc>
          <w:tcPr>
            <w:tcW w:w="2835" w:type="dxa"/>
            <w:vAlign w:val="center"/>
          </w:tcPr>
          <w:p w14:paraId="4E31EAA2" w14:textId="77777777" w:rsidR="005D349F" w:rsidRPr="00E61988" w:rsidRDefault="005D349F" w:rsidP="001A6EA8">
            <w:pPr>
              <w:rPr>
                <w:b/>
                <w:sz w:val="22"/>
                <w:lang w:val="de-DE"/>
              </w:rPr>
            </w:pPr>
            <w:r w:rsidRPr="00E61988">
              <w:rPr>
                <w:b/>
                <w:sz w:val="22"/>
                <w:lang w:val="de-DE"/>
              </w:rPr>
              <w:t>…</w:t>
            </w:r>
          </w:p>
        </w:tc>
        <w:tc>
          <w:tcPr>
            <w:tcW w:w="1134" w:type="dxa"/>
            <w:vAlign w:val="center"/>
          </w:tcPr>
          <w:p w14:paraId="6C033246" w14:textId="77777777" w:rsidR="005D349F" w:rsidRPr="005D349F" w:rsidRDefault="005D349F" w:rsidP="001A6EA8">
            <w:pPr>
              <w:jc w:val="center"/>
              <w:rPr>
                <w:sz w:val="22"/>
                <w:lang w:val="de-DE"/>
              </w:rPr>
            </w:pPr>
            <w:r w:rsidRPr="005D349F">
              <w:rPr>
                <w:sz w:val="22"/>
                <w:lang w:val="de-DE"/>
              </w:rPr>
              <w:t>…</w:t>
            </w:r>
          </w:p>
        </w:tc>
        <w:tc>
          <w:tcPr>
            <w:tcW w:w="1134" w:type="dxa"/>
            <w:vAlign w:val="center"/>
          </w:tcPr>
          <w:p w14:paraId="51AC9712" w14:textId="77777777" w:rsidR="005D349F" w:rsidRPr="005D349F" w:rsidRDefault="005D349F" w:rsidP="001A6EA8">
            <w:pPr>
              <w:jc w:val="center"/>
              <w:rPr>
                <w:sz w:val="22"/>
                <w:lang w:val="de-DE"/>
              </w:rPr>
            </w:pPr>
            <w:r w:rsidRPr="005D349F">
              <w:rPr>
                <w:sz w:val="22"/>
                <w:lang w:val="de-DE"/>
              </w:rPr>
              <w:t>…</w:t>
            </w:r>
          </w:p>
        </w:tc>
        <w:tc>
          <w:tcPr>
            <w:tcW w:w="1134" w:type="dxa"/>
            <w:vAlign w:val="center"/>
          </w:tcPr>
          <w:p w14:paraId="652C8041" w14:textId="77777777" w:rsidR="005D349F" w:rsidRPr="005D349F" w:rsidRDefault="005D349F" w:rsidP="001A6EA8">
            <w:pPr>
              <w:jc w:val="center"/>
              <w:rPr>
                <w:sz w:val="22"/>
                <w:lang w:val="de-DE"/>
              </w:rPr>
            </w:pPr>
            <w:r w:rsidRPr="005D349F">
              <w:rPr>
                <w:sz w:val="22"/>
                <w:lang w:val="de-DE"/>
              </w:rPr>
              <w:t>…</w:t>
            </w:r>
          </w:p>
        </w:tc>
        <w:tc>
          <w:tcPr>
            <w:tcW w:w="1134" w:type="dxa"/>
            <w:vAlign w:val="center"/>
          </w:tcPr>
          <w:p w14:paraId="77411AF9" w14:textId="77777777" w:rsidR="005D349F" w:rsidRPr="005D349F" w:rsidRDefault="005D349F" w:rsidP="001A6EA8">
            <w:pPr>
              <w:jc w:val="center"/>
              <w:rPr>
                <w:sz w:val="22"/>
                <w:lang w:val="de-DE"/>
              </w:rPr>
            </w:pPr>
            <w:r w:rsidRPr="005D349F">
              <w:rPr>
                <w:sz w:val="22"/>
                <w:lang w:val="de-DE"/>
              </w:rPr>
              <w:t>…</w:t>
            </w:r>
          </w:p>
        </w:tc>
        <w:tc>
          <w:tcPr>
            <w:tcW w:w="1134" w:type="dxa"/>
            <w:vAlign w:val="center"/>
          </w:tcPr>
          <w:p w14:paraId="17B4A8BD" w14:textId="77777777" w:rsidR="005D349F" w:rsidRPr="005D349F" w:rsidRDefault="005D349F" w:rsidP="001A6EA8">
            <w:pPr>
              <w:jc w:val="center"/>
              <w:rPr>
                <w:sz w:val="22"/>
                <w:lang w:val="de-DE"/>
              </w:rPr>
            </w:pPr>
            <w:r w:rsidRPr="005D349F">
              <w:rPr>
                <w:sz w:val="22"/>
                <w:lang w:val="de-DE"/>
              </w:rPr>
              <w:t>…</w:t>
            </w:r>
          </w:p>
        </w:tc>
      </w:tr>
      <w:tr w:rsidR="005D349F" w14:paraId="5C39DF95" w14:textId="77777777" w:rsidTr="001A6EA8">
        <w:trPr>
          <w:trHeight w:val="340"/>
        </w:trPr>
        <w:tc>
          <w:tcPr>
            <w:tcW w:w="2835" w:type="dxa"/>
            <w:vAlign w:val="center"/>
          </w:tcPr>
          <w:p w14:paraId="6466EA44" w14:textId="77777777" w:rsidR="005D349F" w:rsidRPr="00E61988" w:rsidRDefault="005D349F" w:rsidP="001A6EA8">
            <w:pPr>
              <w:rPr>
                <w:b/>
                <w:sz w:val="22"/>
                <w:lang w:val="de-DE"/>
              </w:rPr>
            </w:pPr>
            <w:r w:rsidRPr="00E61988">
              <w:rPr>
                <w:b/>
                <w:sz w:val="22"/>
                <w:lang w:val="de-DE"/>
              </w:rPr>
              <w:t>600</w:t>
            </w:r>
          </w:p>
        </w:tc>
        <w:tc>
          <w:tcPr>
            <w:tcW w:w="1134" w:type="dxa"/>
            <w:vAlign w:val="center"/>
          </w:tcPr>
          <w:p w14:paraId="5B3614A2" w14:textId="77777777" w:rsidR="005D349F" w:rsidRPr="005D349F" w:rsidRDefault="005D349F" w:rsidP="001A6EA8">
            <w:pPr>
              <w:jc w:val="center"/>
              <w:rPr>
                <w:sz w:val="22"/>
                <w:lang w:val="de-DE"/>
              </w:rPr>
            </w:pPr>
            <w:r w:rsidRPr="005D349F">
              <w:rPr>
                <w:sz w:val="22"/>
                <w:lang w:val="de-DE"/>
              </w:rPr>
              <w:t>0.16</w:t>
            </w:r>
          </w:p>
        </w:tc>
        <w:tc>
          <w:tcPr>
            <w:tcW w:w="1134" w:type="dxa"/>
            <w:vAlign w:val="center"/>
          </w:tcPr>
          <w:p w14:paraId="44C27433" w14:textId="77777777" w:rsidR="005D349F" w:rsidRPr="005D349F" w:rsidRDefault="005D349F" w:rsidP="001A6EA8">
            <w:pPr>
              <w:jc w:val="center"/>
              <w:rPr>
                <w:sz w:val="22"/>
                <w:lang w:val="de-DE"/>
              </w:rPr>
            </w:pPr>
            <w:r w:rsidRPr="005D349F">
              <w:rPr>
                <w:sz w:val="22"/>
                <w:lang w:val="de-DE"/>
              </w:rPr>
              <w:t>0.20</w:t>
            </w:r>
          </w:p>
        </w:tc>
        <w:tc>
          <w:tcPr>
            <w:tcW w:w="1134" w:type="dxa"/>
            <w:vAlign w:val="center"/>
          </w:tcPr>
          <w:p w14:paraId="72F0B133" w14:textId="77777777" w:rsidR="005D349F" w:rsidRPr="005D349F" w:rsidRDefault="005D349F" w:rsidP="001A6EA8">
            <w:pPr>
              <w:jc w:val="center"/>
              <w:rPr>
                <w:sz w:val="22"/>
                <w:lang w:val="de-DE"/>
              </w:rPr>
            </w:pPr>
            <w:r w:rsidRPr="005D349F">
              <w:rPr>
                <w:sz w:val="22"/>
                <w:lang w:val="de-DE"/>
              </w:rPr>
              <w:t>0.22</w:t>
            </w:r>
          </w:p>
        </w:tc>
        <w:tc>
          <w:tcPr>
            <w:tcW w:w="1134" w:type="dxa"/>
            <w:vAlign w:val="center"/>
          </w:tcPr>
          <w:p w14:paraId="16CAE837" w14:textId="77777777" w:rsidR="005D349F" w:rsidRPr="005D349F" w:rsidRDefault="005D349F" w:rsidP="001A6EA8">
            <w:pPr>
              <w:jc w:val="center"/>
              <w:rPr>
                <w:sz w:val="22"/>
                <w:lang w:val="de-DE"/>
              </w:rPr>
            </w:pPr>
            <w:r w:rsidRPr="005D349F">
              <w:rPr>
                <w:sz w:val="22"/>
                <w:lang w:val="de-DE"/>
              </w:rPr>
              <w:t>0.23</w:t>
            </w:r>
          </w:p>
        </w:tc>
        <w:tc>
          <w:tcPr>
            <w:tcW w:w="1134" w:type="dxa"/>
            <w:vAlign w:val="center"/>
          </w:tcPr>
          <w:p w14:paraId="013B5509" w14:textId="77777777" w:rsidR="005D349F" w:rsidRPr="005D349F" w:rsidRDefault="005D349F" w:rsidP="005D349F">
            <w:pPr>
              <w:keepNext/>
              <w:jc w:val="center"/>
              <w:rPr>
                <w:sz w:val="22"/>
                <w:lang w:val="de-DE"/>
              </w:rPr>
            </w:pPr>
            <w:r w:rsidRPr="005D349F">
              <w:rPr>
                <w:sz w:val="22"/>
                <w:lang w:val="de-DE"/>
              </w:rPr>
              <w:t>0.24</w:t>
            </w:r>
          </w:p>
        </w:tc>
      </w:tr>
    </w:tbl>
    <w:p w14:paraId="0E2B1746" w14:textId="789A7564" w:rsidR="00E23D7D" w:rsidRDefault="00E23D7D">
      <w:pPr>
        <w:pStyle w:val="Caption"/>
        <w:keepNext/>
        <w:jc w:val="center"/>
        <w:rPr>
          <w:ins w:id="445" w:author="KARL-MICHAEL HAHN [2]" w:date="2021-09-13T15:51:00Z"/>
        </w:rPr>
        <w:pPrChange w:id="446" w:author="KARL-MICHAEL HAHN [2]" w:date="2021-09-13T15:51:00Z">
          <w:pPr>
            <w:pStyle w:val="Caption"/>
          </w:pPr>
        </w:pPrChange>
      </w:pPr>
      <w:bookmarkStart w:id="447" w:name="_Ref82440769"/>
      <w:ins w:id="448" w:author="KARL-MICHAEL HAHN [2]" w:date="2021-09-13T15:51:00Z">
        <w:r>
          <w:t xml:space="preserve">Table </w:t>
        </w:r>
      </w:ins>
      <w:ins w:id="449" w:author="KARL-MICHAEL HAHN [2]" w:date="2021-09-13T15:56:00Z">
        <w:r>
          <w:fldChar w:fldCharType="begin"/>
        </w:r>
        <w:r>
          <w:instrText xml:space="preserve"> STYLEREF 1 \s </w:instrText>
        </w:r>
      </w:ins>
      <w:r>
        <w:fldChar w:fldCharType="separate"/>
      </w:r>
      <w:r>
        <w:rPr>
          <w:noProof/>
        </w:rPr>
        <w:t>6</w:t>
      </w:r>
      <w:ins w:id="450" w:author="KARL-MICHAEL HAHN [2]" w:date="2021-09-13T15:56:00Z">
        <w:r>
          <w:fldChar w:fldCharType="end"/>
        </w:r>
        <w:r>
          <w:noBreakHyphen/>
        </w:r>
        <w:r>
          <w:fldChar w:fldCharType="begin"/>
        </w:r>
        <w:r>
          <w:instrText xml:space="preserve"> SEQ Table \* ARABIC \s 1 </w:instrText>
        </w:r>
      </w:ins>
      <w:r>
        <w:fldChar w:fldCharType="separate"/>
      </w:r>
      <w:ins w:id="451" w:author="KARL-MICHAEL HAHN [2]" w:date="2021-09-13T15:56:00Z">
        <w:r>
          <w:rPr>
            <w:noProof/>
          </w:rPr>
          <w:t>2</w:t>
        </w:r>
        <w:r>
          <w:fldChar w:fldCharType="end"/>
        </w:r>
      </w:ins>
      <w:bookmarkEnd w:id="447"/>
      <w:ins w:id="452" w:author="KARL-MICHAEL HAHN [2]" w:date="2021-09-13T15:51:00Z">
        <w:r>
          <w:t>: Example of MapBrkFricVal</w:t>
        </w:r>
      </w:ins>
    </w:p>
    <w:p w14:paraId="02359862" w14:textId="2ABEA940" w:rsidR="00A00968" w:rsidRDefault="005D349F" w:rsidP="005D349F">
      <w:pPr>
        <w:pStyle w:val="Caption"/>
        <w:jc w:val="center"/>
      </w:pPr>
      <w:del w:id="453" w:author="KARL-MICHAEL HAHN [2]" w:date="2021-09-13T15:51:00Z">
        <w:r w:rsidDel="00E23D7D">
          <w:delText xml:space="preserve">Table </w:delText>
        </w:r>
        <w:r w:rsidR="00AC6EAA" w:rsidDel="00E23D7D">
          <w:fldChar w:fldCharType="begin"/>
        </w:r>
        <w:r w:rsidR="00AC6EAA" w:rsidDel="00E23D7D">
          <w:delInstrText xml:space="preserve"> STYLEREF 1 \s </w:delInstrText>
        </w:r>
        <w:r w:rsidR="00AC6EAA" w:rsidDel="00E23D7D">
          <w:fldChar w:fldCharType="separate"/>
        </w:r>
        <w:r w:rsidR="00E23D7D" w:rsidDel="00E23D7D">
          <w:rPr>
            <w:noProof/>
          </w:rPr>
          <w:delText>6</w:delText>
        </w:r>
        <w:r w:rsidR="00AC6EAA" w:rsidDel="00E23D7D">
          <w:fldChar w:fldCharType="end"/>
        </w:r>
        <w:r w:rsidR="00AC6EAA" w:rsidDel="00E23D7D">
          <w:noBreakHyphen/>
        </w:r>
        <w:r w:rsidR="00AC6EAA" w:rsidDel="00E23D7D">
          <w:fldChar w:fldCharType="begin"/>
        </w:r>
        <w:r w:rsidR="00AC6EAA" w:rsidDel="00E23D7D">
          <w:delInstrText xml:space="preserve"> SEQ Table \* ARABIC \s 1 </w:delInstrText>
        </w:r>
        <w:r w:rsidR="00AC6EAA" w:rsidDel="00E23D7D">
          <w:fldChar w:fldCharType="separate"/>
        </w:r>
        <w:r w:rsidR="00E23D7D" w:rsidDel="00E23D7D">
          <w:rPr>
            <w:noProof/>
          </w:rPr>
          <w:delText>2</w:delText>
        </w:r>
        <w:r w:rsidR="00AC6EAA" w:rsidDel="00E23D7D">
          <w:fldChar w:fldCharType="end"/>
        </w:r>
        <w:r w:rsidDel="00E23D7D">
          <w:delText>: Example of MapBrkFricVal</w:delText>
        </w:r>
      </w:del>
    </w:p>
    <w:p w14:paraId="53B4D54A" w14:textId="77777777" w:rsidR="00D80B00" w:rsidRDefault="00A00968" w:rsidP="00D80B00">
      <w:pPr>
        <w:keepNext/>
        <w:jc w:val="center"/>
      </w:pPr>
      <w:r>
        <w:rPr>
          <w:noProof/>
          <w:lang w:val="en-GB" w:eastAsia="en-GB"/>
        </w:rPr>
        <w:drawing>
          <wp:inline distT="0" distB="0" distL="0" distR="0" wp14:anchorId="32B2C508" wp14:editId="55332D8A">
            <wp:extent cx="5406887" cy="3710474"/>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519" t="8899" r="815" b="8095"/>
                    <a:stretch/>
                  </pic:blipFill>
                  <pic:spPr bwMode="auto">
                    <a:xfrm>
                      <a:off x="0" y="0"/>
                      <a:ext cx="5412200" cy="3714120"/>
                    </a:xfrm>
                    <a:prstGeom prst="rect">
                      <a:avLst/>
                    </a:prstGeom>
                    <a:ln>
                      <a:noFill/>
                    </a:ln>
                    <a:extLst>
                      <a:ext uri="{53640926-AAD7-44D8-BBD7-CCE9431645EC}">
                        <a14:shadowObscured xmlns:a14="http://schemas.microsoft.com/office/drawing/2010/main"/>
                      </a:ext>
                    </a:extLst>
                  </pic:spPr>
                </pic:pic>
              </a:graphicData>
            </a:graphic>
          </wp:inline>
        </w:drawing>
      </w:r>
    </w:p>
    <w:p w14:paraId="2D37958E" w14:textId="3C8752AD" w:rsidR="00A00968" w:rsidRPr="00BC2EEF" w:rsidRDefault="00D80B00" w:rsidP="00D80B00">
      <w:pPr>
        <w:pStyle w:val="Caption"/>
        <w:jc w:val="center"/>
      </w:pPr>
      <w:r>
        <w:t xml:space="preserve">Figure </w:t>
      </w:r>
      <w:ins w:id="454" w:author="KARL-MICHAEL HAHN [2]" w:date="2021-09-23T08:40:00Z">
        <w:r w:rsidR="00C258DB">
          <w:fldChar w:fldCharType="begin"/>
        </w:r>
        <w:r w:rsidR="00C258DB">
          <w:instrText xml:space="preserve"> STYLEREF 1 \s </w:instrText>
        </w:r>
      </w:ins>
      <w:r w:rsidR="00C258DB">
        <w:fldChar w:fldCharType="separate"/>
      </w:r>
      <w:r w:rsidR="00C258DB">
        <w:rPr>
          <w:noProof/>
        </w:rPr>
        <w:t>6</w:t>
      </w:r>
      <w:ins w:id="455" w:author="KARL-MICHAEL HAHN [2]" w:date="2021-09-23T08:40:00Z">
        <w:r w:rsidR="00C258DB">
          <w:fldChar w:fldCharType="end"/>
        </w:r>
        <w:r w:rsidR="00C258DB">
          <w:noBreakHyphen/>
        </w:r>
        <w:r w:rsidR="00C258DB">
          <w:fldChar w:fldCharType="begin"/>
        </w:r>
        <w:r w:rsidR="00C258DB">
          <w:instrText xml:space="preserve"> SEQ Figure \* ARABIC \s 1 </w:instrText>
        </w:r>
      </w:ins>
      <w:r w:rsidR="00C258DB">
        <w:fldChar w:fldCharType="separate"/>
      </w:r>
      <w:ins w:id="456" w:author="KARL-MICHAEL HAHN [2]" w:date="2021-09-23T08:40:00Z">
        <w:r w:rsidR="00C258DB">
          <w:rPr>
            <w:noProof/>
          </w:rPr>
          <w:t>7</w:t>
        </w:r>
        <w:r w:rsidR="00C258DB">
          <w:fldChar w:fldCharType="end"/>
        </w:r>
        <w:del w:id="457" w:author="KARL-MICHAEL HAHN [2]" w:date="2021-09-23T08:40:00Z">
          <w:r w:rsidR="00C258DB" w:rsidDel="00C258DB">
            <w:fldChar w:fldCharType="begin"/>
          </w:r>
          <w:r w:rsidR="00C258DB" w:rsidDel="00C258DB">
            <w:delInstrText xml:space="preserve"> STYLEREF 1 \s </w:delInstrText>
          </w:r>
        </w:del>
      </w:ins>
      <w:del w:id="458" w:author="KARL-MICHAEL HAHN [2]" w:date="2021-09-23T08:40:00Z">
        <w:r w:rsidR="00C258DB" w:rsidDel="00C258DB">
          <w:fldChar w:fldCharType="separate"/>
        </w:r>
        <w:r w:rsidR="00C258DB" w:rsidDel="00C258DB">
          <w:rPr>
            <w:noProof/>
          </w:rPr>
          <w:delText>6</w:delText>
        </w:r>
      </w:del>
      <w:ins w:id="459" w:author="KARL-MICHAEL HAHN [2]" w:date="2021-09-23T08:40:00Z">
        <w:del w:id="460"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461" w:author="KARL-MICHAEL HAHN [2]" w:date="2021-09-23T08:40:00Z">
        <w:r w:rsidR="00C258DB" w:rsidDel="00C258DB">
          <w:fldChar w:fldCharType="separate"/>
        </w:r>
      </w:del>
      <w:ins w:id="462" w:author="KARL-MICHAEL HAHN [2]" w:date="2021-09-23T08:40:00Z">
        <w:del w:id="463" w:author="KARL-MICHAEL HAHN [2]" w:date="2021-09-23T08:40:00Z">
          <w:r w:rsidR="00C258DB" w:rsidDel="00C258DB">
            <w:rPr>
              <w:noProof/>
            </w:rPr>
            <w:delText>7</w:delText>
          </w:r>
          <w:r w:rsidR="00C258DB" w:rsidDel="00C258DB">
            <w:fldChar w:fldCharType="end"/>
          </w:r>
        </w:del>
      </w:ins>
      <w:del w:id="464" w:author="KARL-MICHAEL HAHN [2]" w:date="2021-09-23T08:40:00Z">
        <w:r w:rsidDel="00C258DB">
          <w:fldChar w:fldCharType="begin"/>
        </w:r>
        <w:r w:rsidDel="00C258DB">
          <w:delInstrText xml:space="preserve"> STYLEREF 1 \s </w:delInstrText>
        </w:r>
        <w:r w:rsidDel="00C258DB">
          <w:fldChar w:fldCharType="separate"/>
        </w:r>
        <w:r w:rsidR="00E23D7D" w:rsidDel="00C258DB">
          <w:rPr>
            <w:noProof/>
          </w:rPr>
          <w:delText>6</w:delText>
        </w:r>
        <w:r w:rsidDel="00C258DB">
          <w:fldChar w:fldCharType="end"/>
        </w:r>
        <w:r w:rsidDel="00C258DB">
          <w:noBreakHyphen/>
        </w:r>
        <w:r w:rsidDel="00C258DB">
          <w:fldChar w:fldCharType="begin"/>
        </w:r>
        <w:r w:rsidDel="00C258DB">
          <w:delInstrText xml:space="preserve"> SEQ Figure \* ARABIC \s 1 </w:delInstrText>
        </w:r>
        <w:r w:rsidDel="00C258DB">
          <w:fldChar w:fldCharType="separate"/>
        </w:r>
      </w:del>
      <w:ins w:id="465" w:author="KARL-MICHAEL HAHN [2]" w:date="2021-09-13T15:56:00Z">
        <w:del w:id="466" w:author="KARL-MICHAEL HAHN [2]" w:date="2021-09-23T08:40:00Z">
          <w:r w:rsidR="00E23D7D" w:rsidDel="00C258DB">
            <w:rPr>
              <w:noProof/>
            </w:rPr>
            <w:delText>6</w:delText>
          </w:r>
        </w:del>
      </w:ins>
      <w:del w:id="467" w:author="KARL-MICHAEL HAHN [2]" w:date="2021-09-23T08:40:00Z">
        <w:r w:rsidDel="00C258DB">
          <w:rPr>
            <w:noProof/>
          </w:rPr>
          <w:delText>3</w:delText>
        </w:r>
        <w:r w:rsidDel="00C258DB">
          <w:fldChar w:fldCharType="end"/>
        </w:r>
      </w:del>
      <w:r>
        <w:t>: Field of friction coefficient over pressure and temperature</w:t>
      </w:r>
    </w:p>
    <w:p w14:paraId="6D641437" w14:textId="77777777" w:rsidR="005D349F" w:rsidRDefault="005D349F" w:rsidP="005D349F">
      <w:pPr>
        <w:pStyle w:val="Heading3"/>
        <w:numPr>
          <w:ilvl w:val="0"/>
          <w:numId w:val="0"/>
        </w:numPr>
        <w:ind w:left="720" w:hanging="720"/>
      </w:pPr>
    </w:p>
    <w:p w14:paraId="31DC33D5" w14:textId="50A0C0D9" w:rsidR="00957B92" w:rsidRPr="00E747EB" w:rsidRDefault="00A943C9" w:rsidP="005D349F">
      <w:pPr>
        <w:pStyle w:val="Heading3"/>
        <w:numPr>
          <w:ilvl w:val="0"/>
          <w:numId w:val="0"/>
        </w:numPr>
        <w:ind w:left="720" w:hanging="720"/>
      </w:pPr>
      <w:bookmarkStart w:id="468" w:name="_Toc83278879"/>
      <w:r w:rsidRPr="00E747EB">
        <w:t>Brake lining wear</w:t>
      </w:r>
      <w:r w:rsidR="007F3500" w:rsidRPr="00E747EB">
        <w:t xml:space="preserve"> </w:t>
      </w:r>
      <w:r w:rsidR="00775C32" w:rsidRPr="00E747EB">
        <w:t>characteristic</w:t>
      </w:r>
      <w:ins w:id="469" w:author="KARL-MICHAEL HAHN [2]" w:date="2021-09-13T15:09:00Z">
        <w:r w:rsidR="00071E5D">
          <w:fldChar w:fldCharType="begin"/>
        </w:r>
        <w:r w:rsidR="00071E5D">
          <w:instrText xml:space="preserve"> XE "</w:instrText>
        </w:r>
        <w:r w:rsidR="00071E5D" w:rsidRPr="00083762">
          <w:instrText>CurveBrkLiningWear</w:instrText>
        </w:r>
        <w:r w:rsidR="00071E5D">
          <w:instrText xml:space="preserve">" </w:instrText>
        </w:r>
        <w:r w:rsidR="00071E5D">
          <w:fldChar w:fldCharType="end"/>
        </w:r>
      </w:ins>
      <w:del w:id="470" w:author="KARL-MICHAEL HAHN [2]" w:date="2021-09-13T15:09:00Z">
        <w:r w:rsidR="00957B92" w:rsidRPr="00E747EB" w:rsidDel="00071E5D">
          <w:delText xml:space="preserve"> {</w:delText>
        </w:r>
        <w:r w:rsidR="00FE341D" w:rsidDel="00071E5D">
          <w:delText>Curve</w:delText>
        </w:r>
        <w:r w:rsidR="00775C32" w:rsidRPr="00E747EB" w:rsidDel="00071E5D">
          <w:delText>BrkLiningWear</w:delText>
        </w:r>
        <w:r w:rsidR="00957B92" w:rsidRPr="00E747EB" w:rsidDel="00071E5D">
          <w:delText>}</w:delText>
        </w:r>
      </w:del>
      <w:bookmarkEnd w:id="468"/>
    </w:p>
    <w:p w14:paraId="3EC1CB75" w14:textId="035C87E7" w:rsidR="00D80B00" w:rsidRPr="008D4A45" w:rsidRDefault="00D80B00" w:rsidP="00D80B00">
      <w:pPr>
        <w:rPr>
          <w:b/>
          <w:bCs/>
        </w:rPr>
      </w:pPr>
      <w:r>
        <w:t xml:space="preserve">The brake lining wear characteristic is commonly generated by </w:t>
      </w:r>
      <w:commentRangeStart w:id="471"/>
      <w:r>
        <w:t xml:space="preserve">measuring the brake lining thickness at several measurement points at the brake lining surface </w:t>
      </w:r>
      <w:commentRangeEnd w:id="471"/>
      <w:r w:rsidR="00071E5D">
        <w:rPr>
          <w:rStyle w:val="CommentReference"/>
          <w:rFonts w:asciiTheme="minorHAnsi" w:eastAsiaTheme="minorHAnsi" w:hAnsiTheme="minorHAnsi" w:cstheme="minorBidi"/>
        </w:rPr>
        <w:commentReference w:id="471"/>
      </w:r>
      <w:r w:rsidR="00775C32">
        <w:t xml:space="preserve">before and </w:t>
      </w:r>
      <w:r>
        <w:t xml:space="preserve">after a series of brake applies at a specific initial temperature of the brake rotor. </w:t>
      </w:r>
      <w:r w:rsidR="00775C32">
        <w:t xml:space="preserve">A series hereby usually consists of 500 or 1000 repetitive brake snubs. It is also foreseen to perform this series at the different brake rotor temperatures in an ascending and descending walk of temperature </w:t>
      </w:r>
      <w:r w:rsidR="00BD7C50">
        <w:t>steps like shown in</w:t>
      </w:r>
      <w:r w:rsidR="008D4A45" w:rsidRPr="008D4A45">
        <w:rPr>
          <w:b/>
          <w:bCs/>
          <w:sz w:val="18"/>
          <w:szCs w:val="18"/>
        </w:rPr>
        <w:t xml:space="preserve"> </w:t>
      </w:r>
      <w:r w:rsidR="008D4A45" w:rsidRPr="008D4A45">
        <w:rPr>
          <w:b/>
          <w:bCs/>
        </w:rPr>
        <w:t xml:space="preserve">Table </w:t>
      </w:r>
      <w:ins w:id="472" w:author="KARL-MICHAEL HAHN [2]" w:date="2021-09-13T15:56:00Z">
        <w:r w:rsidR="00E23D7D">
          <w:rPr>
            <w:b/>
            <w:bCs/>
          </w:rPr>
          <w:fldChar w:fldCharType="begin"/>
        </w:r>
        <w:r w:rsidR="00E23D7D">
          <w:rPr>
            <w:b/>
            <w:bCs/>
          </w:rPr>
          <w:instrText xml:space="preserve"> STYLEREF 1 \s </w:instrText>
        </w:r>
      </w:ins>
      <w:r w:rsidR="00E23D7D">
        <w:rPr>
          <w:b/>
          <w:bCs/>
        </w:rPr>
        <w:fldChar w:fldCharType="separate"/>
      </w:r>
      <w:r w:rsidR="00E23D7D">
        <w:rPr>
          <w:b/>
          <w:bCs/>
          <w:noProof/>
        </w:rPr>
        <w:t>6</w:t>
      </w:r>
      <w:ins w:id="473" w:author="KARL-MICHAEL HAHN [2]" w:date="2021-09-13T15:56:00Z">
        <w:r w:rsidR="00E23D7D">
          <w:rPr>
            <w:b/>
            <w:bCs/>
          </w:rPr>
          <w:fldChar w:fldCharType="end"/>
        </w:r>
        <w:r w:rsidR="00E23D7D">
          <w:rPr>
            <w:b/>
            <w:bCs/>
          </w:rPr>
          <w:noBreakHyphen/>
        </w:r>
        <w:r w:rsidR="00E23D7D">
          <w:rPr>
            <w:b/>
            <w:bCs/>
          </w:rPr>
          <w:fldChar w:fldCharType="begin"/>
        </w:r>
        <w:r w:rsidR="00E23D7D">
          <w:rPr>
            <w:b/>
            <w:bCs/>
          </w:rPr>
          <w:instrText xml:space="preserve"> SEQ Table \* ARABIC \s 1 </w:instrText>
        </w:r>
      </w:ins>
      <w:r w:rsidR="00E23D7D">
        <w:rPr>
          <w:b/>
          <w:bCs/>
        </w:rPr>
        <w:fldChar w:fldCharType="separate"/>
      </w:r>
      <w:ins w:id="474" w:author="KARL-MICHAEL HAHN [2]" w:date="2021-09-13T15:56:00Z">
        <w:r w:rsidR="00E23D7D">
          <w:rPr>
            <w:b/>
            <w:bCs/>
            <w:noProof/>
          </w:rPr>
          <w:t>3</w:t>
        </w:r>
        <w:r w:rsidR="00E23D7D">
          <w:rPr>
            <w:b/>
            <w:bCs/>
          </w:rPr>
          <w:fldChar w:fldCharType="end"/>
        </w:r>
      </w:ins>
      <w:del w:id="475" w:author="KARL-MICHAEL HAHN [2]" w:date="2021-09-13T15:51:00Z">
        <w:r w:rsidR="00AC6EAA" w:rsidDel="00E23D7D">
          <w:rPr>
            <w:b/>
            <w:bCs/>
          </w:rPr>
          <w:fldChar w:fldCharType="begin"/>
        </w:r>
        <w:r w:rsidR="00AC6EAA" w:rsidDel="00E23D7D">
          <w:rPr>
            <w:b/>
            <w:bCs/>
          </w:rPr>
          <w:delInstrText xml:space="preserve"> STYLEREF 1 \s </w:delInstrText>
        </w:r>
        <w:r w:rsidR="00AC6EAA" w:rsidDel="00E23D7D">
          <w:rPr>
            <w:b/>
            <w:bCs/>
          </w:rPr>
          <w:fldChar w:fldCharType="separate"/>
        </w:r>
        <w:r w:rsidR="00E23D7D" w:rsidDel="00E23D7D">
          <w:rPr>
            <w:b/>
            <w:bCs/>
            <w:noProof/>
          </w:rPr>
          <w:delText>6</w:delText>
        </w:r>
        <w:r w:rsidR="00AC6EAA" w:rsidDel="00E23D7D">
          <w:rPr>
            <w:b/>
            <w:bCs/>
          </w:rPr>
          <w:fldChar w:fldCharType="end"/>
        </w:r>
        <w:r w:rsidR="00AC6EAA" w:rsidDel="00E23D7D">
          <w:rPr>
            <w:b/>
            <w:bCs/>
          </w:rPr>
          <w:noBreakHyphen/>
        </w:r>
        <w:r w:rsidR="00AC6EAA" w:rsidDel="00E23D7D">
          <w:rPr>
            <w:b/>
            <w:bCs/>
          </w:rPr>
          <w:fldChar w:fldCharType="begin"/>
        </w:r>
        <w:r w:rsidR="00AC6EAA" w:rsidDel="00E23D7D">
          <w:rPr>
            <w:b/>
            <w:bCs/>
          </w:rPr>
          <w:delInstrText xml:space="preserve"> SEQ Table \* ARABIC \s 1 </w:delInstrText>
        </w:r>
        <w:r w:rsidR="00AC6EAA" w:rsidDel="00E23D7D">
          <w:rPr>
            <w:b/>
            <w:bCs/>
          </w:rPr>
          <w:fldChar w:fldCharType="separate"/>
        </w:r>
        <w:r w:rsidR="00E23D7D" w:rsidDel="00E23D7D">
          <w:rPr>
            <w:b/>
            <w:bCs/>
            <w:noProof/>
          </w:rPr>
          <w:delText>3</w:delText>
        </w:r>
        <w:r w:rsidR="00AC6EAA" w:rsidDel="00E23D7D">
          <w:rPr>
            <w:b/>
            <w:bCs/>
          </w:rPr>
          <w:fldChar w:fldCharType="end"/>
        </w:r>
      </w:del>
      <w:r w:rsidR="008D4A45">
        <w:rPr>
          <w:b/>
          <w:bCs/>
        </w:rPr>
        <w:t>:</w:t>
      </w:r>
    </w:p>
    <w:tbl>
      <w:tblPr>
        <w:tblW w:w="2545" w:type="dxa"/>
        <w:jc w:val="center"/>
        <w:tblCellMar>
          <w:left w:w="70" w:type="dxa"/>
          <w:right w:w="70" w:type="dxa"/>
        </w:tblCellMar>
        <w:tblLook w:val="04A0" w:firstRow="1" w:lastRow="0" w:firstColumn="1" w:lastColumn="0" w:noHBand="0" w:noVBand="1"/>
      </w:tblPr>
      <w:tblGrid>
        <w:gridCol w:w="1550"/>
        <w:gridCol w:w="995"/>
      </w:tblGrid>
      <w:tr w:rsidR="008D4A45" w:rsidRPr="00775C32" w14:paraId="10B1B6F1" w14:textId="77777777" w:rsidTr="00BE0925">
        <w:trPr>
          <w:trHeight w:val="300"/>
          <w:jc w:val="center"/>
        </w:trPr>
        <w:tc>
          <w:tcPr>
            <w:tcW w:w="155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565A700" w14:textId="4F5C180E" w:rsidR="008D4A45" w:rsidRPr="005D349F" w:rsidRDefault="008D4A45" w:rsidP="00BE0925">
            <w:pPr>
              <w:spacing w:line="240" w:lineRule="auto"/>
              <w:jc w:val="center"/>
              <w:rPr>
                <w:rFonts w:cs="Arial"/>
                <w:color w:val="000000"/>
                <w:szCs w:val="22"/>
                <w:lang w:val="en-GB" w:eastAsia="de-DE"/>
              </w:rPr>
            </w:pPr>
            <w:r w:rsidRPr="005D349F">
              <w:rPr>
                <w:rFonts w:cs="Arial"/>
                <w:color w:val="000000"/>
                <w:szCs w:val="22"/>
                <w:lang w:val="en-GB" w:eastAsia="de-DE"/>
              </w:rPr>
              <w:t> </w:t>
            </w:r>
            <w:r w:rsidR="00BE0925" w:rsidRPr="005D349F">
              <w:rPr>
                <w:rFonts w:cs="Arial"/>
                <w:color w:val="000000"/>
                <w:szCs w:val="22"/>
                <w:lang w:val="en-GB" w:eastAsia="de-DE"/>
              </w:rPr>
              <w:t>Temperature [°C]</w:t>
            </w:r>
          </w:p>
        </w:tc>
        <w:tc>
          <w:tcPr>
            <w:tcW w:w="995" w:type="dxa"/>
            <w:tcBorders>
              <w:top w:val="single" w:sz="4" w:space="0" w:color="auto"/>
              <w:left w:val="nil"/>
              <w:bottom w:val="single" w:sz="4" w:space="0" w:color="auto"/>
              <w:right w:val="single" w:sz="4" w:space="0" w:color="auto"/>
            </w:tcBorders>
            <w:shd w:val="clear" w:color="000000" w:fill="FFFFFF"/>
            <w:noWrap/>
            <w:vAlign w:val="bottom"/>
            <w:hideMark/>
          </w:tcPr>
          <w:p w14:paraId="47C47050" w14:textId="77777777" w:rsidR="008D4A45" w:rsidRPr="005D349F" w:rsidRDefault="008D4A45" w:rsidP="00BE0925">
            <w:pPr>
              <w:spacing w:line="240" w:lineRule="auto"/>
              <w:jc w:val="center"/>
              <w:rPr>
                <w:rFonts w:cs="Arial"/>
                <w:color w:val="000000"/>
                <w:szCs w:val="22"/>
                <w:lang w:val="de-DE" w:eastAsia="de-DE"/>
              </w:rPr>
            </w:pPr>
            <w:r w:rsidRPr="005D349F">
              <w:rPr>
                <w:rFonts w:cs="Arial"/>
                <w:color w:val="000000"/>
                <w:szCs w:val="22"/>
                <w:lang w:val="de-DE" w:eastAsia="de-DE"/>
              </w:rPr>
              <w:t>Pad (mm)</w:t>
            </w:r>
          </w:p>
        </w:tc>
      </w:tr>
      <w:tr w:rsidR="008D4A45" w:rsidRPr="00775C32" w14:paraId="48124333"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0CC3F0AE"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40°C</w:t>
            </w:r>
          </w:p>
        </w:tc>
        <w:tc>
          <w:tcPr>
            <w:tcW w:w="995" w:type="dxa"/>
            <w:tcBorders>
              <w:top w:val="nil"/>
              <w:left w:val="nil"/>
              <w:bottom w:val="single" w:sz="4" w:space="0" w:color="auto"/>
              <w:right w:val="single" w:sz="4" w:space="0" w:color="auto"/>
            </w:tcBorders>
            <w:shd w:val="clear" w:color="000000" w:fill="FFFFFF"/>
            <w:noWrap/>
            <w:vAlign w:val="bottom"/>
            <w:hideMark/>
          </w:tcPr>
          <w:p w14:paraId="53F4EE5E" w14:textId="1CF05129" w:rsidR="008D4A45" w:rsidRPr="005D349F" w:rsidRDefault="008D4A45" w:rsidP="008D4A45">
            <w:pPr>
              <w:spacing w:line="240" w:lineRule="auto"/>
              <w:jc w:val="right"/>
              <w:rPr>
                <w:rFonts w:cs="Arial"/>
                <w:color w:val="000000"/>
                <w:szCs w:val="22"/>
                <w:lang w:val="de-DE" w:eastAsia="de-DE"/>
              </w:rPr>
            </w:pPr>
            <w:r w:rsidRPr="005D349F">
              <w:rPr>
                <w:rFonts w:cs="Arial"/>
                <w:color w:val="000000"/>
                <w:szCs w:val="22"/>
                <w:lang w:val="de-DE" w:eastAsia="de-DE"/>
              </w:rPr>
              <w:t>0.1</w:t>
            </w:r>
          </w:p>
        </w:tc>
      </w:tr>
      <w:tr w:rsidR="008D4A45" w:rsidRPr="00775C32" w14:paraId="793D2E6F"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7FA8C6AD"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100°C</w:t>
            </w:r>
          </w:p>
        </w:tc>
        <w:tc>
          <w:tcPr>
            <w:tcW w:w="995" w:type="dxa"/>
            <w:tcBorders>
              <w:top w:val="nil"/>
              <w:left w:val="nil"/>
              <w:bottom w:val="single" w:sz="4" w:space="0" w:color="auto"/>
              <w:right w:val="single" w:sz="4" w:space="0" w:color="auto"/>
            </w:tcBorders>
            <w:shd w:val="clear" w:color="000000" w:fill="FFFFFF"/>
            <w:noWrap/>
            <w:vAlign w:val="bottom"/>
            <w:hideMark/>
          </w:tcPr>
          <w:p w14:paraId="08DAE22C" w14:textId="37736EAC"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0.1</w:t>
            </w:r>
          </w:p>
        </w:tc>
      </w:tr>
      <w:tr w:rsidR="008D4A45" w:rsidRPr="00775C32" w14:paraId="30B43AE5"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3B2B41E6"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200°C</w:t>
            </w:r>
          </w:p>
        </w:tc>
        <w:tc>
          <w:tcPr>
            <w:tcW w:w="995" w:type="dxa"/>
            <w:tcBorders>
              <w:top w:val="nil"/>
              <w:left w:val="nil"/>
              <w:bottom w:val="single" w:sz="4" w:space="0" w:color="auto"/>
              <w:right w:val="single" w:sz="4" w:space="0" w:color="auto"/>
            </w:tcBorders>
            <w:shd w:val="clear" w:color="000000" w:fill="FFFFFF"/>
            <w:noWrap/>
            <w:vAlign w:val="bottom"/>
            <w:hideMark/>
          </w:tcPr>
          <w:p w14:paraId="058BEBDA" w14:textId="1ED68805"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0.15</w:t>
            </w:r>
          </w:p>
        </w:tc>
      </w:tr>
      <w:tr w:rsidR="008D4A45" w:rsidRPr="00775C32" w14:paraId="65E6DADB"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0D4424AF"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300°C</w:t>
            </w:r>
          </w:p>
        </w:tc>
        <w:tc>
          <w:tcPr>
            <w:tcW w:w="995" w:type="dxa"/>
            <w:tcBorders>
              <w:top w:val="nil"/>
              <w:left w:val="nil"/>
              <w:bottom w:val="single" w:sz="4" w:space="0" w:color="auto"/>
              <w:right w:val="single" w:sz="4" w:space="0" w:color="auto"/>
            </w:tcBorders>
            <w:shd w:val="clear" w:color="000000" w:fill="FFFFFF"/>
            <w:noWrap/>
            <w:vAlign w:val="bottom"/>
            <w:hideMark/>
          </w:tcPr>
          <w:p w14:paraId="0A3FF79D" w14:textId="33B22570"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0.35</w:t>
            </w:r>
          </w:p>
        </w:tc>
      </w:tr>
      <w:tr w:rsidR="008D4A45" w:rsidRPr="00775C32" w14:paraId="00781F0F"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6466EF4E"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200°C</w:t>
            </w:r>
          </w:p>
        </w:tc>
        <w:tc>
          <w:tcPr>
            <w:tcW w:w="995" w:type="dxa"/>
            <w:tcBorders>
              <w:top w:val="nil"/>
              <w:left w:val="nil"/>
              <w:bottom w:val="single" w:sz="4" w:space="0" w:color="auto"/>
              <w:right w:val="single" w:sz="4" w:space="0" w:color="auto"/>
            </w:tcBorders>
            <w:shd w:val="clear" w:color="000000" w:fill="FFFFFF"/>
            <w:noWrap/>
            <w:vAlign w:val="bottom"/>
            <w:hideMark/>
          </w:tcPr>
          <w:p w14:paraId="5BF764D1" w14:textId="53D80C6B"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0.15</w:t>
            </w:r>
          </w:p>
        </w:tc>
      </w:tr>
      <w:tr w:rsidR="008D4A45" w:rsidRPr="00775C32" w14:paraId="730E7D81"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1B4C2A2A"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100°C</w:t>
            </w:r>
          </w:p>
        </w:tc>
        <w:tc>
          <w:tcPr>
            <w:tcW w:w="995" w:type="dxa"/>
            <w:tcBorders>
              <w:top w:val="nil"/>
              <w:left w:val="nil"/>
              <w:bottom w:val="single" w:sz="4" w:space="0" w:color="auto"/>
              <w:right w:val="single" w:sz="4" w:space="0" w:color="auto"/>
            </w:tcBorders>
            <w:shd w:val="clear" w:color="000000" w:fill="FFFFFF"/>
            <w:noWrap/>
            <w:vAlign w:val="bottom"/>
            <w:hideMark/>
          </w:tcPr>
          <w:p w14:paraId="53FA4B13" w14:textId="3A462065"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0.10</w:t>
            </w:r>
          </w:p>
        </w:tc>
      </w:tr>
      <w:tr w:rsidR="008D4A45" w:rsidRPr="00775C32" w14:paraId="52FECC44"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0DF1A98A"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40°C</w:t>
            </w:r>
          </w:p>
        </w:tc>
        <w:tc>
          <w:tcPr>
            <w:tcW w:w="995" w:type="dxa"/>
            <w:tcBorders>
              <w:top w:val="nil"/>
              <w:left w:val="nil"/>
              <w:bottom w:val="single" w:sz="4" w:space="0" w:color="auto"/>
              <w:right w:val="single" w:sz="4" w:space="0" w:color="auto"/>
            </w:tcBorders>
            <w:shd w:val="clear" w:color="000000" w:fill="FFFFFF"/>
            <w:noWrap/>
            <w:vAlign w:val="bottom"/>
            <w:hideMark/>
          </w:tcPr>
          <w:p w14:paraId="0B01C75D" w14:textId="77777777"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0.05</w:t>
            </w:r>
          </w:p>
        </w:tc>
      </w:tr>
    </w:tbl>
    <w:p w14:paraId="0970B8E1" w14:textId="620DEDCA" w:rsidR="00775C32" w:rsidRDefault="00BD7C50" w:rsidP="00BD7C50">
      <w:pPr>
        <w:pStyle w:val="Caption"/>
        <w:jc w:val="center"/>
      </w:pPr>
      <w:r>
        <w:t xml:space="preserve">Table </w:t>
      </w:r>
      <w:ins w:id="476" w:author="KARL-MICHAEL HAHN [2]" w:date="2021-09-13T15:56:00Z">
        <w:r w:rsidR="00E23D7D">
          <w:fldChar w:fldCharType="begin"/>
        </w:r>
        <w:r w:rsidR="00E23D7D">
          <w:instrText xml:space="preserve"> STYLEREF 1 \s </w:instrText>
        </w:r>
      </w:ins>
      <w:r w:rsidR="00E23D7D">
        <w:fldChar w:fldCharType="separate"/>
      </w:r>
      <w:r w:rsidR="00E23D7D">
        <w:rPr>
          <w:noProof/>
        </w:rPr>
        <w:t>6</w:t>
      </w:r>
      <w:ins w:id="477" w:author="KARL-MICHAEL HAHN [2]" w:date="2021-09-13T15:56:00Z">
        <w:r w:rsidR="00E23D7D">
          <w:fldChar w:fldCharType="end"/>
        </w:r>
        <w:r w:rsidR="00E23D7D">
          <w:noBreakHyphen/>
        </w:r>
        <w:r w:rsidR="00E23D7D">
          <w:fldChar w:fldCharType="begin"/>
        </w:r>
        <w:r w:rsidR="00E23D7D">
          <w:instrText xml:space="preserve"> SEQ Table \* ARABIC \s 1 </w:instrText>
        </w:r>
      </w:ins>
      <w:r w:rsidR="00E23D7D">
        <w:fldChar w:fldCharType="separate"/>
      </w:r>
      <w:ins w:id="478" w:author="KARL-MICHAEL HAHN [2]" w:date="2021-09-13T15:56:00Z">
        <w:r w:rsidR="00E23D7D">
          <w:rPr>
            <w:noProof/>
          </w:rPr>
          <w:t>4</w:t>
        </w:r>
        <w:r w:rsidR="00E23D7D">
          <w:fldChar w:fldCharType="end"/>
        </w:r>
      </w:ins>
      <w:del w:id="479" w:author="KARL-MICHAEL HAHN [2]" w:date="2021-09-13T15:51:00Z">
        <w:r w:rsidR="00AC6EAA" w:rsidDel="00E23D7D">
          <w:fldChar w:fldCharType="begin"/>
        </w:r>
        <w:r w:rsidR="00AC6EAA" w:rsidDel="00E23D7D">
          <w:delInstrText xml:space="preserve"> STYLEREF 1 \s </w:delInstrText>
        </w:r>
        <w:r w:rsidR="00AC6EAA" w:rsidDel="00E23D7D">
          <w:fldChar w:fldCharType="separate"/>
        </w:r>
        <w:r w:rsidR="00E23D7D" w:rsidDel="00E23D7D">
          <w:rPr>
            <w:noProof/>
          </w:rPr>
          <w:delText>6</w:delText>
        </w:r>
        <w:r w:rsidR="00AC6EAA" w:rsidDel="00E23D7D">
          <w:fldChar w:fldCharType="end"/>
        </w:r>
        <w:r w:rsidR="00AC6EAA" w:rsidDel="00E23D7D">
          <w:noBreakHyphen/>
        </w:r>
        <w:r w:rsidR="00AC6EAA" w:rsidDel="00E23D7D">
          <w:fldChar w:fldCharType="begin"/>
        </w:r>
        <w:r w:rsidR="00AC6EAA" w:rsidDel="00E23D7D">
          <w:delInstrText xml:space="preserve"> SEQ Table \* ARABIC \s 1 </w:delInstrText>
        </w:r>
        <w:r w:rsidR="00AC6EAA" w:rsidDel="00E23D7D">
          <w:fldChar w:fldCharType="separate"/>
        </w:r>
        <w:r w:rsidR="00E23D7D" w:rsidDel="00E23D7D">
          <w:rPr>
            <w:noProof/>
          </w:rPr>
          <w:delText>4</w:delText>
        </w:r>
        <w:r w:rsidR="00AC6EAA" w:rsidDel="00E23D7D">
          <w:fldChar w:fldCharType="end"/>
        </w:r>
      </w:del>
    </w:p>
    <w:p w14:paraId="77B77CCE" w14:textId="30402AB2" w:rsidR="008D4A45" w:rsidRDefault="008D4A45" w:rsidP="008D4A45">
      <w:r>
        <w:t>In that way not only stepwise heating up the brake is considered in the lining wear measurement, but also a second measurement when the lining has experienced the higher temperatures.</w:t>
      </w:r>
    </w:p>
    <w:p w14:paraId="28B2CA4E" w14:textId="67C50664" w:rsidR="008D4A45" w:rsidRDefault="008D4A45" w:rsidP="008D4A45"/>
    <w:p w14:paraId="2829D7F9" w14:textId="177B2DEA" w:rsidR="008D4A45" w:rsidRDefault="008D4A45" w:rsidP="008D4A45">
      <w:pPr>
        <w:rPr>
          <w:iCs/>
        </w:rPr>
      </w:pPr>
      <w:r>
        <w:t xml:space="preserve">Beside of this the </w:t>
      </w:r>
      <w:r w:rsidR="00616F65" w:rsidRPr="008D4A45">
        <w:rPr>
          <w:i/>
          <w:iCs/>
        </w:rPr>
        <w:t xml:space="preserve">Wear Test Procedure </w:t>
      </w:r>
      <w:r w:rsidRPr="008D4A45">
        <w:rPr>
          <w:i/>
          <w:iCs/>
        </w:rPr>
        <w:t>SAE-</w:t>
      </w:r>
      <w:r w:rsidR="00616F65" w:rsidRPr="008D4A45">
        <w:rPr>
          <w:i/>
          <w:iCs/>
        </w:rPr>
        <w:t>J2707</w:t>
      </w:r>
      <w:r w:rsidRPr="008D4A45">
        <w:rPr>
          <w:i/>
          <w:iCs/>
        </w:rPr>
        <w:t xml:space="preserve"> {TPmBrkWearMS}</w:t>
      </w:r>
      <w:r>
        <w:rPr>
          <w:i/>
          <w:iCs/>
        </w:rPr>
        <w:t xml:space="preserve"> </w:t>
      </w:r>
      <w:r>
        <w:rPr>
          <w:iCs/>
        </w:rPr>
        <w:t>might be a test procedure to use when measuring brake lining wear.</w:t>
      </w:r>
    </w:p>
    <w:p w14:paraId="6B9D226D" w14:textId="77777777" w:rsidR="00BA75E1" w:rsidRDefault="00BA75E1" w:rsidP="008D4A45">
      <w:pPr>
        <w:rPr>
          <w:iCs/>
        </w:rPr>
      </w:pPr>
    </w:p>
    <w:p w14:paraId="32B4648D" w14:textId="77777777" w:rsidR="008D4A45" w:rsidRDefault="008D4A45" w:rsidP="008D4A45">
      <w:pPr>
        <w:rPr>
          <w:iCs/>
        </w:rPr>
      </w:pPr>
      <w:r>
        <w:rPr>
          <w:iCs/>
        </w:rPr>
        <w:t>In the end, either test scenario should account to result in the following vectors:</w:t>
      </w:r>
    </w:p>
    <w:p w14:paraId="7ED398F2" w14:textId="26CF58C7" w:rsidR="008D4A45" w:rsidRPr="00A943C9" w:rsidRDefault="008D4A45" w:rsidP="008D4A45">
      <w:pPr>
        <w:pStyle w:val="ListParagraph"/>
        <w:numPr>
          <w:ilvl w:val="0"/>
          <w:numId w:val="13"/>
        </w:numPr>
        <w:rPr>
          <w:i/>
        </w:rPr>
      </w:pPr>
      <w:r w:rsidRPr="00A943C9">
        <w:rPr>
          <w:i/>
        </w:rPr>
        <w:t>Temperature</w:t>
      </w:r>
      <w:ins w:id="480" w:author="KARL-MICHAEL HAHN [2]" w:date="2021-09-13T15:09:00Z">
        <w:r w:rsidR="00071E5D">
          <w:rPr>
            <w:i/>
          </w:rPr>
          <w:fldChar w:fldCharType="begin"/>
        </w:r>
        <w:r w:rsidR="00071E5D">
          <w:instrText xml:space="preserve"> XE "</w:instrText>
        </w:r>
        <w:r w:rsidR="00071E5D" w:rsidRPr="001C4AD0">
          <w:rPr>
            <w:i/>
          </w:rPr>
          <w:instrText>CurveBrkLiningWear.</w:instrText>
        </w:r>
      </w:ins>
      <w:r w:rsidR="00071E5D" w:rsidRPr="001C4AD0">
        <w:rPr>
          <w:i/>
        </w:rPr>
        <w:instrText>Temperature</w:instrText>
      </w:r>
      <w:ins w:id="481" w:author="KARL-MICHAEL HAHN [2]" w:date="2021-09-13T15:09:00Z">
        <w:r w:rsidR="00071E5D">
          <w:instrText xml:space="preserve">" </w:instrText>
        </w:r>
        <w:r w:rsidR="00071E5D">
          <w:rPr>
            <w:i/>
          </w:rPr>
          <w:fldChar w:fldCharType="end"/>
        </w:r>
      </w:ins>
      <w:del w:id="482" w:author="KARL-MICHAEL HAHN [2]" w:date="2021-09-13T15:09:00Z">
        <w:r w:rsidRPr="00A943C9" w:rsidDel="00071E5D">
          <w:rPr>
            <w:i/>
          </w:rPr>
          <w:delText xml:space="preserve"> {Temperature</w:delText>
        </w:r>
      </w:del>
      <w:del w:id="483" w:author="KARL-MICHAEL HAHN [2]" w:date="2021-09-13T15:10:00Z">
        <w:r w:rsidRPr="00A943C9" w:rsidDel="00071E5D">
          <w:rPr>
            <w:i/>
          </w:rPr>
          <w:delText>}</w:delText>
        </w:r>
      </w:del>
    </w:p>
    <w:p w14:paraId="65E37247" w14:textId="13EC6F98" w:rsidR="008D4A45" w:rsidRPr="00BA75E1" w:rsidRDefault="008D4A45" w:rsidP="008D4A45">
      <w:pPr>
        <w:pStyle w:val="ListParagraph"/>
        <w:numPr>
          <w:ilvl w:val="0"/>
          <w:numId w:val="13"/>
        </w:numPr>
        <w:rPr>
          <w:i/>
        </w:rPr>
      </w:pPr>
      <w:r>
        <w:rPr>
          <w:i/>
        </w:rPr>
        <w:t>Lining wear</w:t>
      </w:r>
      <w:ins w:id="484" w:author="KARL-MICHAEL HAHN [2]" w:date="2021-09-13T15:09:00Z">
        <w:r w:rsidR="00071E5D">
          <w:rPr>
            <w:i/>
          </w:rPr>
          <w:fldChar w:fldCharType="begin"/>
        </w:r>
        <w:r w:rsidR="00071E5D">
          <w:instrText xml:space="preserve"> XE "</w:instrText>
        </w:r>
        <w:r w:rsidR="00071E5D" w:rsidRPr="00FD4498">
          <w:rPr>
            <w:i/>
          </w:rPr>
          <w:instrText>CurveBrkLiningWear.</w:instrText>
        </w:r>
      </w:ins>
      <w:r w:rsidR="00071E5D" w:rsidRPr="00FD4498">
        <w:rPr>
          <w:i/>
        </w:rPr>
        <w:instrText>Lining wear</w:instrText>
      </w:r>
      <w:ins w:id="485" w:author="KARL-MICHAEL HAHN [2]" w:date="2021-09-13T15:09:00Z">
        <w:r w:rsidR="00071E5D">
          <w:instrText xml:space="preserve">" </w:instrText>
        </w:r>
        <w:r w:rsidR="00071E5D">
          <w:rPr>
            <w:i/>
          </w:rPr>
          <w:fldChar w:fldCharType="end"/>
        </w:r>
      </w:ins>
      <w:del w:id="486" w:author="KARL-MICHAEL HAHN [2]" w:date="2021-09-13T15:09:00Z">
        <w:r w:rsidRPr="00A943C9" w:rsidDel="00071E5D">
          <w:rPr>
            <w:i/>
          </w:rPr>
          <w:delText xml:space="preserve"> {</w:delText>
        </w:r>
        <w:r w:rsidDel="00071E5D">
          <w:rPr>
            <w:i/>
          </w:rPr>
          <w:delText>LiningWear</w:delText>
        </w:r>
        <w:r w:rsidRPr="00A943C9" w:rsidDel="00071E5D">
          <w:rPr>
            <w:i/>
          </w:rPr>
          <w:delText>}</w:delText>
        </w:r>
      </w:del>
    </w:p>
    <w:p w14:paraId="6B4003CC" w14:textId="03E0EB01" w:rsidR="00BA75E1" w:rsidRDefault="00BA75E1" w:rsidP="008D4A45"/>
    <w:p w14:paraId="2E330C06" w14:textId="5B4FB802" w:rsidR="007F3500" w:rsidRPr="00002B1E" w:rsidRDefault="00A943C9" w:rsidP="00957B92">
      <w:pPr>
        <w:pStyle w:val="Heading3"/>
      </w:pPr>
      <w:bookmarkStart w:id="487" w:name="_Ref491332765"/>
      <w:bookmarkStart w:id="488" w:name="_Toc83278880"/>
      <w:r w:rsidRPr="00002B1E">
        <w:t>Volume Consumption</w:t>
      </w:r>
      <w:r w:rsidR="00E747EB" w:rsidRPr="00002B1E">
        <w:t xml:space="preserve"> of Brake Caliper</w:t>
      </w:r>
      <w:ins w:id="489" w:author="KARL-MICHAEL HAHN [2]" w:date="2021-09-13T15:10:00Z">
        <w:r w:rsidR="00071E5D">
          <w:fldChar w:fldCharType="begin"/>
        </w:r>
        <w:r w:rsidR="00071E5D">
          <w:instrText xml:space="preserve"> XE "</w:instrText>
        </w:r>
        <w:r w:rsidR="00071E5D" w:rsidRPr="00D16B3D">
          <w:instrText>CurveVolConsCaliper</w:instrText>
        </w:r>
        <w:r w:rsidR="00071E5D">
          <w:instrText xml:space="preserve">" </w:instrText>
        </w:r>
        <w:r w:rsidR="00071E5D">
          <w:fldChar w:fldCharType="end"/>
        </w:r>
      </w:ins>
      <w:r w:rsidR="007F3500" w:rsidRPr="00002B1E">
        <w:t xml:space="preserve"> </w:t>
      </w:r>
      <w:del w:id="490" w:author="KARL-MICHAEL HAHN [2]" w:date="2021-09-13T15:10:00Z">
        <w:r w:rsidR="007F3500" w:rsidRPr="00002B1E" w:rsidDel="00071E5D">
          <w:delText>{</w:delText>
        </w:r>
        <w:r w:rsidR="00AC6EAA" w:rsidDel="00071E5D">
          <w:delText>Curve</w:delText>
        </w:r>
        <w:r w:rsidR="00E747EB" w:rsidRPr="00002B1E" w:rsidDel="00071E5D">
          <w:delText>VolConsCaliper</w:delText>
        </w:r>
      </w:del>
      <w:ins w:id="491" w:author="KARL-MICHAEL HAHN [2]" w:date="2021-09-13T15:10:00Z">
        <w:r w:rsidR="00071E5D">
          <w:t>x</w:t>
        </w:r>
      </w:ins>
      <w:del w:id="492" w:author="KARL-MICHAEL HAHN [2]" w:date="2021-09-13T15:10:00Z">
        <w:r w:rsidR="007F3500" w:rsidRPr="00002B1E" w:rsidDel="00071E5D">
          <w:delText>}</w:delText>
        </w:r>
      </w:del>
      <w:bookmarkEnd w:id="487"/>
      <w:bookmarkEnd w:id="488"/>
    </w:p>
    <w:p w14:paraId="397A483E" w14:textId="56D92887" w:rsidR="00BD28DD" w:rsidRPr="00002B1E" w:rsidRDefault="00E747EB" w:rsidP="00BD28DD">
      <w:r>
        <w:t xml:space="preserve">A representative volume consumption is </w:t>
      </w:r>
      <w:commentRangeStart w:id="493"/>
      <w:r>
        <w:t xml:space="preserve">measured </w:t>
      </w:r>
      <w:ins w:id="494" w:author="SAMUEL DAVID LAGO PLACES" w:date="2021-10-04T05:39:00Z">
        <w:r w:rsidR="362A3497">
          <w:t xml:space="preserve">either </w:t>
        </w:r>
      </w:ins>
      <w:r>
        <w:t xml:space="preserve">at different </w:t>
      </w:r>
      <w:ins w:id="495" w:author="SAMUEL DAVID LAGO PLACES" w:date="2021-10-04T05:52:00Z">
        <w:r w:rsidR="0B9C3323">
          <w:t xml:space="preserve">levels of </w:t>
        </w:r>
      </w:ins>
      <w:ins w:id="496" w:author="SAMUEL DAVID LAGO PLACES" w:date="2021-10-04T05:39:00Z">
        <w:r w:rsidR="4A251069">
          <w:t xml:space="preserve">hydraulic </w:t>
        </w:r>
      </w:ins>
      <w:r>
        <w:t>pressures</w:t>
      </w:r>
      <w:ins w:id="497" w:author="SAMUEL DAVID LAGO PLACES" w:date="2021-10-04T05:39:00Z">
        <w:r w:rsidR="17BEF707">
          <w:t xml:space="preserve"> for hydraulic</w:t>
        </w:r>
      </w:ins>
      <w:ins w:id="498" w:author="SAMUEL DAVID LAGO PLACES" w:date="2021-10-04T05:52:00Z">
        <w:r w:rsidR="00C3350D">
          <w:t xml:space="preserve"> or </w:t>
        </w:r>
      </w:ins>
      <w:ins w:id="499" w:author="SAMUEL DAVID LAGO PLACES" w:date="2021-10-04T05:53:00Z">
        <w:r w:rsidR="571D1908">
          <w:t>of</w:t>
        </w:r>
      </w:ins>
      <w:ins w:id="500" w:author="SAMUEL DAVID LAGO PLACES" w:date="2021-10-04T05:52:00Z">
        <w:r w:rsidR="00C3350D">
          <w:t xml:space="preserve"> force for non-hydraulic </w:t>
        </w:r>
      </w:ins>
      <w:ins w:id="501" w:author="SAMUEL DAVID LAGO PLACES" w:date="2021-10-04T05:53:00Z">
        <w:r w:rsidR="0FC0BEC0">
          <w:t xml:space="preserve">applied </w:t>
        </w:r>
      </w:ins>
      <w:ins w:id="502" w:author="SAMUEL DAVID LAGO PLACES" w:date="2021-10-04T05:52:00Z">
        <w:r w:rsidR="00C3350D">
          <w:t>brake</w:t>
        </w:r>
      </w:ins>
      <w:commentRangeEnd w:id="493"/>
      <w:r>
        <w:commentReference w:id="493"/>
      </w:r>
      <w:r>
        <w:t>. To have a complete picture of a brake calipers volume consumption</w:t>
      </w:r>
      <w:r w:rsidR="00071E5D">
        <w:t>,</w:t>
      </w:r>
      <w:ins w:id="503" w:author="SAMUEL DAVID LAGO PLACES" w:date="2021-10-04T05:53:00Z">
        <w:r w:rsidR="62D30DA0">
          <w:t xml:space="preserve"> </w:t>
        </w:r>
      </w:ins>
      <w:ins w:id="504" w:author="SAMUEL DAVID LAGO PLACES" w:date="2021-10-04T05:54:00Z">
        <w:r w:rsidR="074E0A65">
          <w:t xml:space="preserve">application levels </w:t>
        </w:r>
      </w:ins>
      <w:del w:id="505" w:author="SAMUEL DAVID LAGO PLACES" w:date="2021-10-04T05:55:00Z">
        <w:r w:rsidDel="00E747EB">
          <w:delText xml:space="preserve"> </w:delText>
        </w:r>
      </w:del>
      <w:ins w:id="506" w:author="SAMUEL DAVID LAGO PLACES" w:date="2021-10-04T05:55:00Z">
        <w:r w:rsidR="0EC861C8">
          <w:t xml:space="preserve">shall comprise the complete range of application, e.g. for </w:t>
        </w:r>
      </w:ins>
      <w:ins w:id="507" w:author="SAMUEL DAVID LAGO PLACES" w:date="2021-10-04T05:56:00Z">
        <w:r w:rsidR="0EC861C8">
          <w:t xml:space="preserve">hydraulic </w:t>
        </w:r>
        <w:r w:rsidR="6838701E">
          <w:t xml:space="preserve">brakes </w:t>
        </w:r>
      </w:ins>
      <w:commentRangeStart w:id="508"/>
      <w:r>
        <w:t>pressures from 5 bar to 120 bar</w:t>
      </w:r>
      <w:ins w:id="509" w:author="SAMUEL DAVID LAGO PLACES" w:date="2021-10-04T05:56:00Z">
        <w:r w:rsidR="23AB7DDE">
          <w:t xml:space="preserve"> are usually applied</w:t>
        </w:r>
      </w:ins>
      <w:del w:id="510" w:author="SAMUEL DAVID LAGO PLACES" w:date="2021-10-04T05:55:00Z">
        <w:r w:rsidDel="00E747EB">
          <w:delText xml:space="preserve"> should be applied</w:delText>
        </w:r>
      </w:del>
      <w:commentRangeEnd w:id="508"/>
      <w:r>
        <w:commentReference w:id="508"/>
      </w:r>
      <w:r>
        <w:t xml:space="preserve">. </w:t>
      </w:r>
      <w:r w:rsidR="00BD28DD">
        <w:t xml:space="preserve">The measurement results are described using the following vectors: </w:t>
      </w:r>
    </w:p>
    <w:p w14:paraId="285EB7D2" w14:textId="03F5FC2C" w:rsidR="00E747EB" w:rsidRPr="00002B1E" w:rsidRDefault="00BD28DD" w:rsidP="00BD28DD">
      <w:pPr>
        <w:pStyle w:val="ListParagraph"/>
        <w:numPr>
          <w:ilvl w:val="0"/>
          <w:numId w:val="13"/>
        </w:numPr>
      </w:pPr>
      <w:r w:rsidRPr="00002B1E">
        <w:rPr>
          <w:i/>
        </w:rPr>
        <w:t>Pressure</w:t>
      </w:r>
      <w:ins w:id="511" w:author="KARL-MICHAEL HAHN [2]" w:date="2021-09-13T15:11:00Z">
        <w:r w:rsidR="00071E5D">
          <w:rPr>
            <w:i/>
          </w:rPr>
          <w:fldChar w:fldCharType="begin"/>
        </w:r>
        <w:r w:rsidR="00071E5D">
          <w:instrText xml:space="preserve"> XE "</w:instrText>
        </w:r>
      </w:ins>
      <w:ins w:id="512" w:author="KARL-MICHAEL HAHN [2]" w:date="2021-09-13T15:10:00Z">
        <w:r w:rsidR="00071E5D" w:rsidRPr="009A584A">
          <w:rPr>
            <w:i/>
          </w:rPr>
          <w:instrText>CurveVolConsCaliper.</w:instrText>
        </w:r>
      </w:ins>
      <w:r w:rsidR="00071E5D" w:rsidRPr="009A584A">
        <w:rPr>
          <w:i/>
        </w:rPr>
        <w:instrText>Pressure</w:instrText>
      </w:r>
      <w:ins w:id="513" w:author="KARL-MICHAEL HAHN [2]" w:date="2021-09-13T15:11:00Z">
        <w:r w:rsidR="00071E5D">
          <w:instrText xml:space="preserve">" </w:instrText>
        </w:r>
        <w:r w:rsidR="00071E5D">
          <w:rPr>
            <w:i/>
          </w:rPr>
          <w:fldChar w:fldCharType="end"/>
        </w:r>
      </w:ins>
      <w:del w:id="514" w:author="KARL-MICHAEL HAHN [2]" w:date="2021-09-13T15:11:00Z">
        <w:r w:rsidRPr="00002B1E" w:rsidDel="00071E5D">
          <w:rPr>
            <w:i/>
          </w:rPr>
          <w:delText xml:space="preserve"> {Pressure}</w:delText>
        </w:r>
      </w:del>
    </w:p>
    <w:p w14:paraId="4C9FB0C1" w14:textId="04777589" w:rsidR="00BD28DD" w:rsidRDefault="00002B1E" w:rsidP="00BD28DD">
      <w:pPr>
        <w:pStyle w:val="ListParagraph"/>
        <w:numPr>
          <w:ilvl w:val="0"/>
          <w:numId w:val="13"/>
        </w:numPr>
      </w:pPr>
      <w:r w:rsidRPr="00002B1E">
        <w:t>Consumed Volume</w:t>
      </w:r>
      <w:ins w:id="515" w:author="KARL-MICHAEL HAHN [2]" w:date="2021-09-13T15:11:00Z">
        <w:r w:rsidR="00071E5D">
          <w:fldChar w:fldCharType="begin"/>
        </w:r>
        <w:r w:rsidR="00071E5D">
          <w:instrText xml:space="preserve"> XE "</w:instrText>
        </w:r>
        <w:r w:rsidR="00071E5D" w:rsidRPr="00F144CD">
          <w:instrText>CurveVolConsCaliper.</w:instrText>
        </w:r>
      </w:ins>
      <w:r w:rsidR="00071E5D" w:rsidRPr="00F144CD">
        <w:instrText>Consumed</w:instrText>
      </w:r>
      <w:del w:id="516" w:author="KARL-MICHAEL HAHN [2]" w:date="2021-09-13T15:11:00Z">
        <w:r w:rsidR="00071E5D" w:rsidRPr="00F144CD" w:rsidDel="00F144CD">
          <w:delInstrText xml:space="preserve"> </w:delInstrText>
        </w:r>
      </w:del>
      <w:r w:rsidR="00071E5D" w:rsidRPr="00F144CD">
        <w:instrText>Volume</w:instrText>
      </w:r>
      <w:ins w:id="517" w:author="KARL-MICHAEL HAHN [2]" w:date="2021-09-13T15:11:00Z">
        <w:r w:rsidR="00071E5D">
          <w:instrText xml:space="preserve">" </w:instrText>
        </w:r>
        <w:r w:rsidR="00071E5D">
          <w:fldChar w:fldCharType="end"/>
        </w:r>
      </w:ins>
      <w:del w:id="518" w:author="KARL-MICHAEL HAHN [2]" w:date="2021-09-13T15:11:00Z">
        <w:r w:rsidRPr="00002B1E" w:rsidDel="00071E5D">
          <w:delText xml:space="preserve"> {VolCons}</w:delText>
        </w:r>
      </w:del>
    </w:p>
    <w:p w14:paraId="5CBC94A3" w14:textId="2CA0C94A" w:rsidR="00FE341D" w:rsidRDefault="00FE341D" w:rsidP="00FE341D"/>
    <w:p w14:paraId="2F56D7E7" w14:textId="36594AE6" w:rsidR="00AC6EAA" w:rsidRDefault="00AC6EAA" w:rsidP="00FE341D">
      <w:commentRangeStart w:id="519"/>
      <w:commentRangeStart w:id="520"/>
      <w:r>
        <w:t xml:space="preserve">The derivate of the measurement </w:t>
      </w:r>
      <w:commentRangeEnd w:id="519"/>
      <w:r w:rsidR="00801C0D">
        <w:rPr>
          <w:rStyle w:val="CommentReference"/>
          <w:rFonts w:asciiTheme="minorHAnsi" w:eastAsiaTheme="minorHAnsi" w:hAnsiTheme="minorHAnsi" w:cstheme="minorBidi"/>
        </w:rPr>
        <w:commentReference w:id="519"/>
      </w:r>
      <w:commentRangeEnd w:id="520"/>
      <w:r>
        <w:commentReference w:id="520"/>
      </w:r>
      <w:r>
        <w:t xml:space="preserve">is a characteristic </w:t>
      </w:r>
      <w:commentRangeStart w:id="521"/>
      <w:commentRangeStart w:id="522"/>
      <w:commentRangeStart w:id="523"/>
      <w:r>
        <w:t>curve</w:t>
      </w:r>
      <w:commentRangeEnd w:id="521"/>
      <w:r w:rsidR="002F7232">
        <w:rPr>
          <w:rStyle w:val="CommentReference"/>
          <w:rFonts w:asciiTheme="minorHAnsi" w:eastAsiaTheme="minorHAnsi" w:hAnsiTheme="minorHAnsi" w:cstheme="minorBidi"/>
        </w:rPr>
        <w:commentReference w:id="521"/>
      </w:r>
      <w:commentRangeEnd w:id="522"/>
      <w:r w:rsidR="00801C0D">
        <w:rPr>
          <w:rStyle w:val="CommentReference"/>
          <w:rFonts w:asciiTheme="minorHAnsi" w:eastAsiaTheme="minorHAnsi" w:hAnsiTheme="minorHAnsi" w:cstheme="minorBidi"/>
        </w:rPr>
        <w:commentReference w:id="522"/>
      </w:r>
      <w:commentRangeEnd w:id="523"/>
      <w:r>
        <w:commentReference w:id="523"/>
      </w:r>
      <w:r>
        <w:t xml:space="preserve"> representing the volume consumption like shown in Table </w:t>
      </w:r>
      <w:ins w:id="524" w:author="KARL-MICHAEL HAHN [2]" w:date="2021-09-13T15:56:00Z">
        <w:r>
          <w:fldChar w:fldCharType="begin"/>
        </w:r>
        <w:r>
          <w:instrText xml:space="preserve"> STYLEREF 1 \s </w:instrText>
        </w:r>
      </w:ins>
      <w:r>
        <w:fldChar w:fldCharType="separate"/>
      </w:r>
      <w:r w:rsidR="00E23D7D">
        <w:rPr>
          <w:noProof/>
        </w:rPr>
        <w:t>6</w:t>
      </w:r>
      <w:ins w:id="525" w:author="KARL-MICHAEL HAHN [2]" w:date="2021-09-13T15:56:00Z">
        <w:r>
          <w:fldChar w:fldCharType="end"/>
        </w:r>
        <w:r w:rsidR="00E23D7D">
          <w:noBreakHyphen/>
        </w:r>
        <w:r>
          <w:fldChar w:fldCharType="begin"/>
        </w:r>
        <w:r>
          <w:instrText xml:space="preserve"> SEQ Table \* ARABIC \s 1 </w:instrText>
        </w:r>
      </w:ins>
      <w:r>
        <w:fldChar w:fldCharType="separate"/>
      </w:r>
      <w:ins w:id="526" w:author="KARL-MICHAEL HAHN [2]" w:date="2021-09-13T15:56:00Z">
        <w:r w:rsidR="00E23D7D" w:rsidRPr="7E4E3A40">
          <w:rPr>
            <w:noProof/>
          </w:rPr>
          <w:t>5</w:t>
        </w:r>
        <w:r>
          <w:fldChar w:fldCharType="end"/>
        </w:r>
      </w:ins>
      <w:del w:id="527" w:author="KARL-MICHAEL HAHN [2]" w:date="2021-09-13T15:51:00Z">
        <w:r>
          <w:fldChar w:fldCharType="begin"/>
        </w:r>
        <w:r>
          <w:delInstrText xml:space="preserve"> STYLEREF 1 \s </w:delInstrText>
        </w:r>
        <w:r>
          <w:fldChar w:fldCharType="separate"/>
        </w:r>
        <w:r w:rsidRPr="7E4E3A40" w:rsidDel="00071E5D">
          <w:rPr>
            <w:noProof/>
          </w:rPr>
          <w:delText>6</w:delText>
        </w:r>
        <w:r>
          <w:fldChar w:fldCharType="end"/>
        </w:r>
        <w:r w:rsidDel="00E23D7D">
          <w:noBreakHyphen/>
        </w:r>
        <w:r>
          <w:fldChar w:fldCharType="begin"/>
        </w:r>
        <w:r>
          <w:delInstrText xml:space="preserve"> SEQ Table \* ARABIC \s 1 </w:delInstrText>
        </w:r>
        <w:r>
          <w:fldChar w:fldCharType="separate"/>
        </w:r>
        <w:r w:rsidRPr="7E4E3A40" w:rsidDel="00071E5D">
          <w:rPr>
            <w:noProof/>
          </w:rPr>
          <w:delText>5</w:delText>
        </w:r>
        <w:r>
          <w:fldChar w:fldCharType="end"/>
        </w:r>
      </w:del>
      <w:r>
        <w:t>:</w:t>
      </w:r>
    </w:p>
    <w:tbl>
      <w:tblPr>
        <w:tblW w:w="2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1220"/>
        <w:gridCol w:w="1220"/>
      </w:tblGrid>
      <w:tr w:rsidR="00E61988" w:rsidRPr="00E61988" w14:paraId="4FB60A54" w14:textId="77777777" w:rsidTr="00AC6EAA">
        <w:trPr>
          <w:trHeight w:val="300"/>
          <w:jc w:val="center"/>
        </w:trPr>
        <w:tc>
          <w:tcPr>
            <w:tcW w:w="1220" w:type="dxa"/>
            <w:noWrap/>
            <w:vAlign w:val="bottom"/>
            <w:hideMark/>
          </w:tcPr>
          <w:p w14:paraId="67D781B6" w14:textId="77777777" w:rsidR="00E61988" w:rsidRPr="00AC6EAA" w:rsidRDefault="00E61988">
            <w:pPr>
              <w:spacing w:line="240" w:lineRule="auto"/>
              <w:jc w:val="center"/>
              <w:rPr>
                <w:rFonts w:cs="Arial"/>
                <w:color w:val="000000"/>
                <w:szCs w:val="22"/>
                <w:lang w:val="de-DE" w:eastAsia="de-DE"/>
              </w:rPr>
            </w:pPr>
            <w:r w:rsidRPr="00AC6EAA">
              <w:rPr>
                <w:rFonts w:cs="Arial"/>
                <w:color w:val="000000"/>
                <w:szCs w:val="22"/>
                <w:lang w:val="de-DE" w:eastAsia="de-DE"/>
              </w:rPr>
              <w:t>bar</w:t>
            </w:r>
          </w:p>
        </w:tc>
        <w:tc>
          <w:tcPr>
            <w:tcW w:w="1220" w:type="dxa"/>
            <w:noWrap/>
            <w:vAlign w:val="bottom"/>
            <w:hideMark/>
          </w:tcPr>
          <w:p w14:paraId="519802F3" w14:textId="77777777" w:rsidR="00E61988" w:rsidRPr="00E61988" w:rsidRDefault="00E61988" w:rsidP="00E61988">
            <w:pPr>
              <w:spacing w:line="240" w:lineRule="auto"/>
              <w:jc w:val="center"/>
              <w:rPr>
                <w:rFonts w:cs="Arial"/>
                <w:color w:val="000000"/>
                <w:szCs w:val="22"/>
                <w:lang w:val="de-DE" w:eastAsia="de-DE"/>
              </w:rPr>
            </w:pPr>
            <w:r w:rsidRPr="00E61988">
              <w:rPr>
                <w:rFonts w:cs="Arial"/>
                <w:color w:val="000000"/>
                <w:szCs w:val="22"/>
                <w:lang w:val="de-DE" w:eastAsia="de-DE"/>
              </w:rPr>
              <w:t>cm³</w:t>
            </w:r>
          </w:p>
        </w:tc>
      </w:tr>
      <w:tr w:rsidR="00E61988" w:rsidRPr="00E61988" w14:paraId="0793B33E" w14:textId="77777777" w:rsidTr="00AC6EAA">
        <w:trPr>
          <w:trHeight w:val="300"/>
          <w:jc w:val="center"/>
        </w:trPr>
        <w:tc>
          <w:tcPr>
            <w:tcW w:w="1220" w:type="dxa"/>
            <w:noWrap/>
            <w:vAlign w:val="bottom"/>
            <w:hideMark/>
          </w:tcPr>
          <w:p w14:paraId="15B7217E"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0</w:t>
            </w:r>
          </w:p>
        </w:tc>
        <w:tc>
          <w:tcPr>
            <w:tcW w:w="1220" w:type="dxa"/>
            <w:noWrap/>
            <w:vAlign w:val="bottom"/>
            <w:hideMark/>
          </w:tcPr>
          <w:p w14:paraId="2D8CA49C"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0</w:t>
            </w:r>
          </w:p>
        </w:tc>
      </w:tr>
      <w:tr w:rsidR="00E61988" w:rsidRPr="00E61988" w14:paraId="1EDD925B" w14:textId="77777777" w:rsidTr="00AC6EAA">
        <w:trPr>
          <w:trHeight w:val="300"/>
          <w:jc w:val="center"/>
        </w:trPr>
        <w:tc>
          <w:tcPr>
            <w:tcW w:w="1220" w:type="dxa"/>
            <w:noWrap/>
            <w:vAlign w:val="bottom"/>
            <w:hideMark/>
          </w:tcPr>
          <w:p w14:paraId="484FF856"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5</w:t>
            </w:r>
          </w:p>
        </w:tc>
        <w:tc>
          <w:tcPr>
            <w:tcW w:w="1220" w:type="dxa"/>
            <w:noWrap/>
            <w:vAlign w:val="bottom"/>
            <w:hideMark/>
          </w:tcPr>
          <w:p w14:paraId="3EF6D887" w14:textId="7DA5EA1F" w:rsidR="00E61988" w:rsidRPr="00E61988" w:rsidRDefault="00E61988" w:rsidP="00AC6EAA">
            <w:pPr>
              <w:spacing w:line="240" w:lineRule="auto"/>
              <w:jc w:val="right"/>
              <w:rPr>
                <w:rFonts w:cs="Arial"/>
                <w:color w:val="000000"/>
                <w:szCs w:val="22"/>
                <w:lang w:val="de-DE" w:eastAsia="de-DE"/>
              </w:rPr>
            </w:pPr>
            <w:r w:rsidRPr="00E61988">
              <w:rPr>
                <w:rFonts w:cs="Arial"/>
                <w:color w:val="000000"/>
                <w:szCs w:val="22"/>
                <w:lang w:val="de-DE" w:eastAsia="de-DE"/>
              </w:rPr>
              <w:t>0</w:t>
            </w:r>
            <w:r w:rsidR="00AC6EAA">
              <w:rPr>
                <w:rFonts w:cs="Arial"/>
                <w:color w:val="000000"/>
                <w:szCs w:val="22"/>
                <w:lang w:val="de-DE" w:eastAsia="de-DE"/>
              </w:rPr>
              <w:t>.</w:t>
            </w:r>
            <w:r w:rsidRPr="00E61988">
              <w:rPr>
                <w:rFonts w:cs="Arial"/>
                <w:color w:val="000000"/>
                <w:szCs w:val="22"/>
                <w:lang w:val="de-DE" w:eastAsia="de-DE"/>
              </w:rPr>
              <w:t>77</w:t>
            </w:r>
          </w:p>
        </w:tc>
      </w:tr>
      <w:tr w:rsidR="00E61988" w:rsidRPr="00E61988" w14:paraId="2D9A6AD1" w14:textId="77777777" w:rsidTr="00AC6EAA">
        <w:trPr>
          <w:trHeight w:val="300"/>
          <w:jc w:val="center"/>
        </w:trPr>
        <w:tc>
          <w:tcPr>
            <w:tcW w:w="1220" w:type="dxa"/>
            <w:noWrap/>
            <w:vAlign w:val="bottom"/>
            <w:hideMark/>
          </w:tcPr>
          <w:p w14:paraId="35446255"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20</w:t>
            </w:r>
          </w:p>
        </w:tc>
        <w:tc>
          <w:tcPr>
            <w:tcW w:w="1220" w:type="dxa"/>
            <w:noWrap/>
            <w:vAlign w:val="bottom"/>
            <w:hideMark/>
          </w:tcPr>
          <w:p w14:paraId="1B7D3657" w14:textId="1FC53375" w:rsidR="00E61988" w:rsidRPr="00E61988" w:rsidRDefault="00AC6EAA" w:rsidP="00E61988">
            <w:pPr>
              <w:spacing w:line="240" w:lineRule="auto"/>
              <w:jc w:val="right"/>
              <w:rPr>
                <w:rFonts w:cs="Arial"/>
                <w:color w:val="000000"/>
                <w:szCs w:val="22"/>
                <w:lang w:val="de-DE" w:eastAsia="de-DE"/>
              </w:rPr>
            </w:pPr>
            <w:r>
              <w:rPr>
                <w:rFonts w:cs="Arial"/>
                <w:color w:val="000000"/>
                <w:szCs w:val="22"/>
                <w:lang w:val="de-DE" w:eastAsia="de-DE"/>
              </w:rPr>
              <w:t>1.</w:t>
            </w:r>
            <w:r w:rsidR="00E61988" w:rsidRPr="00E61988">
              <w:rPr>
                <w:rFonts w:cs="Arial"/>
                <w:color w:val="000000"/>
                <w:szCs w:val="22"/>
                <w:lang w:val="de-DE" w:eastAsia="de-DE"/>
              </w:rPr>
              <w:t>115</w:t>
            </w:r>
          </w:p>
        </w:tc>
      </w:tr>
      <w:tr w:rsidR="00E61988" w:rsidRPr="00E61988" w14:paraId="14423598" w14:textId="77777777" w:rsidTr="00AC6EAA">
        <w:trPr>
          <w:trHeight w:val="300"/>
          <w:jc w:val="center"/>
        </w:trPr>
        <w:tc>
          <w:tcPr>
            <w:tcW w:w="1220" w:type="dxa"/>
            <w:noWrap/>
            <w:vAlign w:val="bottom"/>
            <w:hideMark/>
          </w:tcPr>
          <w:p w14:paraId="1800AB25"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40</w:t>
            </w:r>
          </w:p>
        </w:tc>
        <w:tc>
          <w:tcPr>
            <w:tcW w:w="1220" w:type="dxa"/>
            <w:noWrap/>
            <w:vAlign w:val="bottom"/>
            <w:hideMark/>
          </w:tcPr>
          <w:p w14:paraId="6CB26E66" w14:textId="40ED6CD7" w:rsidR="00E61988" w:rsidRPr="00E61988" w:rsidRDefault="00AC6EAA" w:rsidP="00AC6EAA">
            <w:pPr>
              <w:spacing w:line="240" w:lineRule="auto"/>
              <w:jc w:val="right"/>
              <w:rPr>
                <w:rFonts w:cs="Arial"/>
                <w:color w:val="000000"/>
                <w:szCs w:val="22"/>
                <w:lang w:val="en-GB" w:eastAsia="de-DE"/>
              </w:rPr>
            </w:pPr>
            <w:r>
              <w:rPr>
                <w:rFonts w:cs="Arial"/>
                <w:color w:val="000000"/>
                <w:szCs w:val="22"/>
                <w:lang w:val="en-GB" w:eastAsia="de-DE"/>
              </w:rPr>
              <w:t>1.</w:t>
            </w:r>
            <w:r w:rsidR="00E61988" w:rsidRPr="00E61988">
              <w:rPr>
                <w:rFonts w:cs="Arial"/>
                <w:color w:val="000000"/>
                <w:szCs w:val="22"/>
                <w:lang w:val="en-GB" w:eastAsia="de-DE"/>
              </w:rPr>
              <w:t>47</w:t>
            </w:r>
          </w:p>
        </w:tc>
      </w:tr>
      <w:tr w:rsidR="00E61988" w:rsidRPr="00E61988" w14:paraId="6B627183" w14:textId="77777777" w:rsidTr="00AC6EAA">
        <w:trPr>
          <w:trHeight w:val="300"/>
          <w:jc w:val="center"/>
        </w:trPr>
        <w:tc>
          <w:tcPr>
            <w:tcW w:w="1220" w:type="dxa"/>
            <w:noWrap/>
            <w:vAlign w:val="bottom"/>
            <w:hideMark/>
          </w:tcPr>
          <w:p w14:paraId="4B0EC97B" w14:textId="77777777" w:rsidR="00E61988" w:rsidRPr="00E61988" w:rsidRDefault="00E61988" w:rsidP="00E61988">
            <w:pPr>
              <w:spacing w:line="240" w:lineRule="auto"/>
              <w:jc w:val="right"/>
              <w:rPr>
                <w:rFonts w:cs="Arial"/>
                <w:color w:val="000000"/>
                <w:szCs w:val="22"/>
                <w:lang w:val="en-GB" w:eastAsia="de-DE"/>
              </w:rPr>
            </w:pPr>
            <w:r w:rsidRPr="00E61988">
              <w:rPr>
                <w:rFonts w:cs="Arial"/>
                <w:color w:val="000000"/>
                <w:szCs w:val="22"/>
                <w:lang w:val="en-GB" w:eastAsia="de-DE"/>
              </w:rPr>
              <w:t>60</w:t>
            </w:r>
          </w:p>
        </w:tc>
        <w:tc>
          <w:tcPr>
            <w:tcW w:w="1220" w:type="dxa"/>
            <w:noWrap/>
            <w:vAlign w:val="bottom"/>
            <w:hideMark/>
          </w:tcPr>
          <w:p w14:paraId="1154558B" w14:textId="61D36C31" w:rsidR="00E61988" w:rsidRPr="00E61988" w:rsidRDefault="00AC6EAA" w:rsidP="00E61988">
            <w:pPr>
              <w:spacing w:line="240" w:lineRule="auto"/>
              <w:jc w:val="right"/>
              <w:rPr>
                <w:rFonts w:cs="Arial"/>
                <w:color w:val="000000"/>
                <w:szCs w:val="22"/>
                <w:lang w:val="en-GB" w:eastAsia="de-DE"/>
              </w:rPr>
            </w:pPr>
            <w:r>
              <w:rPr>
                <w:rFonts w:cs="Arial"/>
                <w:color w:val="000000"/>
                <w:szCs w:val="22"/>
                <w:lang w:val="en-GB" w:eastAsia="de-DE"/>
              </w:rPr>
              <w:t>1.</w:t>
            </w:r>
            <w:r w:rsidR="00E61988" w:rsidRPr="00E61988">
              <w:rPr>
                <w:rFonts w:cs="Arial"/>
                <w:color w:val="000000"/>
                <w:szCs w:val="22"/>
                <w:lang w:val="en-GB" w:eastAsia="de-DE"/>
              </w:rPr>
              <w:t>81</w:t>
            </w:r>
          </w:p>
        </w:tc>
      </w:tr>
      <w:tr w:rsidR="00E61988" w:rsidRPr="00E61988" w14:paraId="7A528793" w14:textId="77777777" w:rsidTr="00AC6EAA">
        <w:trPr>
          <w:trHeight w:val="300"/>
          <w:jc w:val="center"/>
        </w:trPr>
        <w:tc>
          <w:tcPr>
            <w:tcW w:w="1220" w:type="dxa"/>
            <w:noWrap/>
            <w:vAlign w:val="bottom"/>
            <w:hideMark/>
          </w:tcPr>
          <w:p w14:paraId="3AA99B63" w14:textId="77777777" w:rsidR="00E61988" w:rsidRPr="00E61988" w:rsidRDefault="00E61988" w:rsidP="00E61988">
            <w:pPr>
              <w:spacing w:line="240" w:lineRule="auto"/>
              <w:jc w:val="right"/>
              <w:rPr>
                <w:rFonts w:cs="Arial"/>
                <w:color w:val="000000"/>
                <w:szCs w:val="22"/>
                <w:lang w:val="en-GB" w:eastAsia="de-DE"/>
              </w:rPr>
            </w:pPr>
            <w:r w:rsidRPr="00E61988">
              <w:rPr>
                <w:rFonts w:cs="Arial"/>
                <w:color w:val="000000"/>
                <w:szCs w:val="22"/>
                <w:lang w:val="en-GB" w:eastAsia="de-DE"/>
              </w:rPr>
              <w:t>100</w:t>
            </w:r>
          </w:p>
        </w:tc>
        <w:tc>
          <w:tcPr>
            <w:tcW w:w="1220" w:type="dxa"/>
            <w:noWrap/>
            <w:vAlign w:val="bottom"/>
            <w:hideMark/>
          </w:tcPr>
          <w:p w14:paraId="17BAF4EB" w14:textId="58AD1222" w:rsidR="00E61988" w:rsidRPr="00E61988" w:rsidRDefault="00AC6EAA" w:rsidP="00E61988">
            <w:pPr>
              <w:spacing w:line="240" w:lineRule="auto"/>
              <w:jc w:val="right"/>
              <w:rPr>
                <w:rFonts w:cs="Arial"/>
                <w:color w:val="000000"/>
                <w:szCs w:val="22"/>
                <w:lang w:val="en-GB" w:eastAsia="de-DE"/>
              </w:rPr>
            </w:pPr>
            <w:r>
              <w:rPr>
                <w:rFonts w:cs="Arial"/>
                <w:color w:val="000000"/>
                <w:szCs w:val="22"/>
                <w:lang w:val="en-GB" w:eastAsia="de-DE"/>
              </w:rPr>
              <w:t>2.</w:t>
            </w:r>
            <w:r w:rsidR="00E61988" w:rsidRPr="00E61988">
              <w:rPr>
                <w:rFonts w:cs="Arial"/>
                <w:color w:val="000000"/>
                <w:szCs w:val="22"/>
                <w:lang w:val="en-GB" w:eastAsia="de-DE"/>
              </w:rPr>
              <w:t>375</w:t>
            </w:r>
          </w:p>
        </w:tc>
      </w:tr>
      <w:tr w:rsidR="00E61988" w:rsidRPr="00E61988" w14:paraId="62570A0A" w14:textId="77777777" w:rsidTr="00AC6EAA">
        <w:trPr>
          <w:trHeight w:val="300"/>
          <w:jc w:val="center"/>
        </w:trPr>
        <w:tc>
          <w:tcPr>
            <w:tcW w:w="1220" w:type="dxa"/>
            <w:noWrap/>
            <w:vAlign w:val="bottom"/>
            <w:hideMark/>
          </w:tcPr>
          <w:p w14:paraId="4B28190C" w14:textId="77777777" w:rsidR="00E61988" w:rsidRPr="00E61988" w:rsidRDefault="00E61988" w:rsidP="00E61988">
            <w:pPr>
              <w:spacing w:line="240" w:lineRule="auto"/>
              <w:jc w:val="right"/>
              <w:rPr>
                <w:rFonts w:cs="Arial"/>
                <w:color w:val="000000"/>
                <w:szCs w:val="22"/>
                <w:lang w:val="en-GB" w:eastAsia="de-DE"/>
              </w:rPr>
            </w:pPr>
            <w:r w:rsidRPr="00E61988">
              <w:rPr>
                <w:rFonts w:cs="Arial"/>
                <w:color w:val="000000"/>
                <w:szCs w:val="22"/>
                <w:lang w:val="en-GB" w:eastAsia="de-DE"/>
              </w:rPr>
              <w:t>160</w:t>
            </w:r>
          </w:p>
        </w:tc>
        <w:tc>
          <w:tcPr>
            <w:tcW w:w="1220" w:type="dxa"/>
            <w:noWrap/>
            <w:vAlign w:val="bottom"/>
            <w:hideMark/>
          </w:tcPr>
          <w:p w14:paraId="5C55CAEF" w14:textId="0BD71283" w:rsidR="00E61988" w:rsidRPr="00E61988" w:rsidRDefault="00E61988" w:rsidP="00AC6EAA">
            <w:pPr>
              <w:keepNext/>
              <w:spacing w:line="240" w:lineRule="auto"/>
              <w:jc w:val="right"/>
              <w:rPr>
                <w:rFonts w:cs="Arial"/>
                <w:color w:val="000000"/>
                <w:szCs w:val="22"/>
                <w:lang w:val="en-GB" w:eastAsia="de-DE"/>
              </w:rPr>
            </w:pPr>
            <w:r w:rsidRPr="00E61988">
              <w:rPr>
                <w:rFonts w:cs="Arial"/>
                <w:color w:val="000000"/>
                <w:szCs w:val="22"/>
                <w:lang w:val="en-GB" w:eastAsia="de-DE"/>
              </w:rPr>
              <w:t>3</w:t>
            </w:r>
            <w:r w:rsidR="00AC6EAA">
              <w:rPr>
                <w:rFonts w:cs="Arial"/>
                <w:color w:val="000000"/>
                <w:szCs w:val="22"/>
                <w:lang w:val="en-GB" w:eastAsia="de-DE"/>
              </w:rPr>
              <w:t>.</w:t>
            </w:r>
            <w:r w:rsidRPr="00E61988">
              <w:rPr>
                <w:rFonts w:cs="Arial"/>
                <w:color w:val="000000"/>
                <w:szCs w:val="22"/>
                <w:lang w:val="en-GB" w:eastAsia="de-DE"/>
              </w:rPr>
              <w:t>1</w:t>
            </w:r>
          </w:p>
        </w:tc>
      </w:tr>
    </w:tbl>
    <w:p w14:paraId="059E160D" w14:textId="58A80B57" w:rsidR="00E61988" w:rsidRPr="00AC6EAA" w:rsidRDefault="00AC6EAA" w:rsidP="00AC6EAA">
      <w:pPr>
        <w:pStyle w:val="Caption"/>
        <w:jc w:val="center"/>
        <w:rPr>
          <w:rFonts w:cs="Arial"/>
        </w:rPr>
      </w:pPr>
      <w:r>
        <w:t xml:space="preserve">Table </w:t>
      </w:r>
      <w:ins w:id="528" w:author="KARL-MICHAEL HAHN [2]" w:date="2021-09-13T15:56:00Z">
        <w:r w:rsidR="00E23D7D">
          <w:fldChar w:fldCharType="begin"/>
        </w:r>
        <w:r w:rsidR="00E23D7D">
          <w:instrText xml:space="preserve"> STYLEREF 1 \s </w:instrText>
        </w:r>
      </w:ins>
      <w:r w:rsidR="00E23D7D">
        <w:fldChar w:fldCharType="separate"/>
      </w:r>
      <w:r w:rsidR="00E23D7D">
        <w:rPr>
          <w:noProof/>
        </w:rPr>
        <w:t>6</w:t>
      </w:r>
      <w:ins w:id="529" w:author="KARL-MICHAEL HAHN [2]" w:date="2021-09-13T15:56:00Z">
        <w:r w:rsidR="00E23D7D">
          <w:fldChar w:fldCharType="end"/>
        </w:r>
        <w:r w:rsidR="00E23D7D">
          <w:noBreakHyphen/>
        </w:r>
        <w:r w:rsidR="00E23D7D">
          <w:fldChar w:fldCharType="begin"/>
        </w:r>
        <w:r w:rsidR="00E23D7D">
          <w:instrText xml:space="preserve"> SEQ Table \* ARABIC \s 1 </w:instrText>
        </w:r>
      </w:ins>
      <w:r w:rsidR="00E23D7D">
        <w:fldChar w:fldCharType="separate"/>
      </w:r>
      <w:ins w:id="530" w:author="KARL-MICHAEL HAHN [2]" w:date="2021-09-13T15:56:00Z">
        <w:r w:rsidR="00E23D7D">
          <w:rPr>
            <w:noProof/>
          </w:rPr>
          <w:t>6</w:t>
        </w:r>
        <w:r w:rsidR="00E23D7D">
          <w:fldChar w:fldCharType="end"/>
        </w:r>
      </w:ins>
      <w:del w:id="531" w:author="KARL-MICHAEL HAHN [2]" w:date="2021-09-13T15:51:00Z">
        <w:r w:rsidDel="00E23D7D">
          <w:fldChar w:fldCharType="begin"/>
        </w:r>
        <w:r w:rsidDel="00E23D7D">
          <w:delInstrText xml:space="preserve"> STYLEREF 1 \s </w:delInstrText>
        </w:r>
        <w:r w:rsidDel="00E23D7D">
          <w:fldChar w:fldCharType="separate"/>
        </w:r>
        <w:r w:rsidR="00071E5D" w:rsidDel="00E23D7D">
          <w:rPr>
            <w:noProof/>
          </w:rPr>
          <w:delText>6</w:delText>
        </w:r>
        <w:r w:rsidDel="00E23D7D">
          <w:fldChar w:fldCharType="end"/>
        </w:r>
        <w:r w:rsidDel="00E23D7D">
          <w:noBreakHyphen/>
        </w:r>
        <w:r w:rsidDel="00E23D7D">
          <w:fldChar w:fldCharType="begin"/>
        </w:r>
        <w:r w:rsidDel="00E23D7D">
          <w:delInstrText xml:space="preserve"> SEQ Table \* ARABIC \s 1 </w:delInstrText>
        </w:r>
        <w:r w:rsidDel="00E23D7D">
          <w:fldChar w:fldCharType="separate"/>
        </w:r>
      </w:del>
      <w:del w:id="532" w:author="KARL-MICHAEL HAHN [2]" w:date="2021-09-13T15:11:00Z">
        <w:r w:rsidDel="00071E5D">
          <w:rPr>
            <w:noProof/>
          </w:rPr>
          <w:delText>5</w:delText>
        </w:r>
      </w:del>
      <w:del w:id="533" w:author="KARL-MICHAEL HAHN [2]" w:date="2021-09-13T15:51:00Z">
        <w:r w:rsidDel="00E23D7D">
          <w:fldChar w:fldCharType="end"/>
        </w:r>
      </w:del>
      <w:r>
        <w:t>: Example of volume consumption (CurveVolConsCaliper)</w:t>
      </w:r>
    </w:p>
    <w:p w14:paraId="09CDD459" w14:textId="0AD7FFED" w:rsidR="519AA984" w:rsidRDefault="519AA984" w:rsidP="7E4E3A40">
      <w:pPr>
        <w:rPr>
          <w:ins w:id="534" w:author="SAMUEL DAVID LAGO PLACES" w:date="2021-10-04T09:34:00Z"/>
        </w:rPr>
      </w:pPr>
      <w:ins w:id="535" w:author="SAMUEL DAVID LAGO PLACES" w:date="2021-10-04T05:56:00Z">
        <w:r>
          <w:t>Beside t</w:t>
        </w:r>
      </w:ins>
      <w:ins w:id="536" w:author="SAMUEL DAVID LAGO PLACES" w:date="2021-10-04T05:57:00Z">
        <w:r>
          <w:t>he characteristic</w:t>
        </w:r>
      </w:ins>
      <w:ins w:id="537" w:author="SAMUEL DAVID LAGO PLACES" w:date="2021-10-04T09:30:00Z">
        <w:r w:rsidR="1D893093">
          <w:t xml:space="preserve"> curve</w:t>
        </w:r>
      </w:ins>
      <w:ins w:id="538" w:author="SAMUEL DAVID LAGO PLACES" w:date="2021-10-04T05:57:00Z">
        <w:r>
          <w:t xml:space="preserve"> of volume consumption (CurveVolConsCaliper)</w:t>
        </w:r>
      </w:ins>
      <w:ins w:id="539" w:author="SAMUEL DAVID LAGO PLACES" w:date="2021-10-04T09:31:00Z">
        <w:r w:rsidR="680847C0">
          <w:t xml:space="preserve"> the </w:t>
        </w:r>
      </w:ins>
      <w:ins w:id="540" w:author="SAMUEL DAVID LAGO PLACES" w:date="2021-10-04T09:33:00Z">
        <w:r w:rsidR="271BF59C">
          <w:t xml:space="preserve">following </w:t>
        </w:r>
      </w:ins>
      <w:ins w:id="541" w:author="SAMUEL DAVID LAGO PLACES" w:date="2021-10-04T09:31:00Z">
        <w:r w:rsidR="680847C0">
          <w:t xml:space="preserve">parameters </w:t>
        </w:r>
      </w:ins>
      <w:ins w:id="542" w:author="SAMUEL DAVID LAGO PLACES" w:date="2021-10-04T09:33:00Z">
        <w:r w:rsidR="06109879">
          <w:t>should be provided as derived characteristics</w:t>
        </w:r>
      </w:ins>
    </w:p>
    <w:p w14:paraId="24816AE9" w14:textId="52138AF8" w:rsidR="06109879" w:rsidRDefault="06109879">
      <w:pPr>
        <w:pStyle w:val="ListParagraph"/>
        <w:numPr>
          <w:ilvl w:val="0"/>
          <w:numId w:val="1"/>
        </w:numPr>
        <w:rPr>
          <w:ins w:id="543" w:author="SAMUEL DAVID LAGO PLACES" w:date="2021-10-04T09:34:00Z"/>
          <w:rFonts w:asciiTheme="minorHAnsi" w:eastAsiaTheme="minorEastAsia" w:hAnsiTheme="minorHAnsi" w:cstheme="minorBidi"/>
        </w:rPr>
        <w:pPrChange w:id="544" w:author="SAMUEL DAVID LAGO PLACES" w:date="2021-10-04T09:34:00Z">
          <w:pPr/>
        </w:pPrChange>
      </w:pPr>
      <w:commentRangeStart w:id="545"/>
      <w:ins w:id="546" w:author="SAMUEL DAVID LAGO PLACES" w:date="2021-10-04T09:34:00Z">
        <w:r>
          <w:t>P</w:t>
        </w:r>
      </w:ins>
      <w:ins w:id="547" w:author="SAMUEL DAVID LAGO PLACES" w:date="2021-10-04T09:31:00Z">
        <w:r w:rsidR="680847C0">
          <w:t>u</w:t>
        </w:r>
      </w:ins>
      <w:ins w:id="548" w:author="SAMUEL DAVID LAGO PLACES" w:date="2021-10-04T09:32:00Z">
        <w:r w:rsidR="680847C0">
          <w:t>sh-out pressure</w:t>
        </w:r>
      </w:ins>
      <w:ins w:id="549" w:author="KARL-MICHAEL HAHN" w:date="2021-10-07T08:17:00Z">
        <w:r w:rsidR="00C22FCB">
          <w:fldChar w:fldCharType="begin"/>
        </w:r>
        <w:r w:rsidR="00C22FCB">
          <w:instrText xml:space="preserve"> XE "</w:instrText>
        </w:r>
      </w:ins>
      <w:ins w:id="550" w:author="SAMUEL DAVID LAGO PLACES" w:date="2021-10-04T09:34:00Z">
        <w:r w:rsidR="00C22FCB" w:rsidRPr="00C22FCB">
          <w:instrText>P</w:instrText>
        </w:r>
      </w:ins>
      <w:ins w:id="551" w:author="SAMUEL DAVID LAGO PLACES" w:date="2021-10-04T09:31:00Z">
        <w:r w:rsidR="00C22FCB" w:rsidRPr="00C22FCB">
          <w:instrText>u</w:instrText>
        </w:r>
      </w:ins>
      <w:ins w:id="552" w:author="SAMUEL DAVID LAGO PLACES" w:date="2021-10-04T09:32:00Z">
        <w:r w:rsidR="00C22FCB" w:rsidRPr="00C22FCB">
          <w:instrText>sh</w:instrText>
        </w:r>
        <w:del w:id="553" w:author="KARL-MICHAEL HAHN" w:date="2021-10-07T08:17:00Z">
          <w:r w:rsidR="00C22FCB" w:rsidRPr="00C22FCB" w:rsidDel="009E1D2D">
            <w:delInstrText>-</w:delInstrText>
          </w:r>
        </w:del>
        <w:r w:rsidR="00C22FCB" w:rsidRPr="00C22FCB">
          <w:instrText>out</w:instrText>
        </w:r>
        <w:del w:id="554" w:author="KARL-MICHAEL HAHN" w:date="2021-10-07T08:17:00Z">
          <w:r w:rsidR="00C22FCB" w:rsidRPr="00C22FCB" w:rsidDel="009E1D2D">
            <w:delInstrText xml:space="preserve"> p</w:delInstrText>
          </w:r>
        </w:del>
      </w:ins>
      <w:ins w:id="555" w:author="KARL-MICHAEL HAHN" w:date="2021-10-07T08:17:00Z">
        <w:r w:rsidR="00C22FCB" w:rsidRPr="00C22FCB">
          <w:instrText>P</w:instrText>
        </w:r>
      </w:ins>
      <w:ins w:id="556" w:author="SAMUEL DAVID LAGO PLACES" w:date="2021-10-04T09:32:00Z">
        <w:r w:rsidR="00C22FCB" w:rsidRPr="00C22FCB">
          <w:instrText>ressure</w:instrText>
        </w:r>
      </w:ins>
      <w:ins w:id="557" w:author="KARL-MICHAEL HAHN" w:date="2021-10-07T08:17:00Z">
        <w:r w:rsidR="00C22FCB">
          <w:instrText xml:space="preserve">" </w:instrText>
        </w:r>
        <w:r w:rsidR="00C22FCB">
          <w:fldChar w:fldCharType="end"/>
        </w:r>
      </w:ins>
    </w:p>
    <w:p w14:paraId="25AE2083" w14:textId="78E19DE5" w:rsidR="7C5EA167" w:rsidRDefault="7C5EA167">
      <w:pPr>
        <w:pStyle w:val="ListParagraph"/>
        <w:numPr>
          <w:ilvl w:val="0"/>
          <w:numId w:val="1"/>
        </w:numPr>
        <w:rPr>
          <w:ins w:id="558" w:author="SAMUEL DAVID LAGO PLACES" w:date="2021-10-04T09:34:00Z"/>
        </w:rPr>
        <w:pPrChange w:id="559" w:author="SAMUEL DAVID LAGO PLACES" w:date="2021-10-04T09:34:00Z">
          <w:pPr/>
        </w:pPrChange>
      </w:pPr>
      <w:ins w:id="560" w:author="SAMUEL DAVID LAGO PLACES" w:date="2021-10-04T09:34:00Z">
        <w:r>
          <w:t>R</w:t>
        </w:r>
      </w:ins>
      <w:ins w:id="561" w:author="SAMUEL DAVID LAGO PLACES" w:date="2021-10-04T09:32:00Z">
        <w:r w:rsidR="227FCA67">
          <w:t>unning clearance</w:t>
        </w:r>
      </w:ins>
      <w:ins w:id="562" w:author="KARL-MICHAEL HAHN" w:date="2021-10-07T08:17:00Z">
        <w:r w:rsidR="00C22FCB">
          <w:fldChar w:fldCharType="begin"/>
        </w:r>
        <w:r w:rsidR="00C22FCB">
          <w:instrText xml:space="preserve"> XE "</w:instrText>
        </w:r>
      </w:ins>
      <w:ins w:id="563" w:author="SAMUEL DAVID LAGO PLACES" w:date="2021-10-04T09:34:00Z">
        <w:r w:rsidR="00C22FCB" w:rsidRPr="00C22FCB">
          <w:instrText>R</w:instrText>
        </w:r>
      </w:ins>
      <w:ins w:id="564" w:author="SAMUEL DAVID LAGO PLACES" w:date="2021-10-04T09:32:00Z">
        <w:r w:rsidR="00C22FCB" w:rsidRPr="00C22FCB">
          <w:instrText>unning</w:instrText>
        </w:r>
      </w:ins>
      <w:ins w:id="565" w:author="KARL-MICHAEL HAHN" w:date="2021-10-07T08:17:00Z">
        <w:r w:rsidR="00C22FCB" w:rsidRPr="00C22FCB">
          <w:instrText>C</w:instrText>
        </w:r>
      </w:ins>
      <w:ins w:id="566" w:author="SAMUEL DAVID LAGO PLACES" w:date="2021-10-04T09:32:00Z">
        <w:del w:id="567" w:author="KARL-MICHAEL HAHN" w:date="2021-10-07T08:17:00Z">
          <w:r w:rsidR="00C22FCB" w:rsidRPr="00C22FCB" w:rsidDel="00F32EC7">
            <w:delInstrText xml:space="preserve"> c</w:delInstrText>
          </w:r>
        </w:del>
        <w:r w:rsidR="00C22FCB" w:rsidRPr="00C22FCB">
          <w:instrText>learance</w:instrText>
        </w:r>
      </w:ins>
      <w:ins w:id="568" w:author="KARL-MICHAEL HAHN" w:date="2021-10-07T08:17:00Z">
        <w:r w:rsidR="00C22FCB">
          <w:instrText xml:space="preserve">" </w:instrText>
        </w:r>
        <w:r w:rsidR="00C22FCB">
          <w:fldChar w:fldCharType="end"/>
        </w:r>
      </w:ins>
    </w:p>
    <w:p w14:paraId="73D887D9" w14:textId="3576EA74" w:rsidR="16F3D250" w:rsidRDefault="16F3D250">
      <w:pPr>
        <w:pStyle w:val="ListParagraph"/>
        <w:numPr>
          <w:ilvl w:val="0"/>
          <w:numId w:val="1"/>
        </w:numPr>
        <w:rPr>
          <w:ins w:id="569" w:author="KARL-MICHAEL HAHN" w:date="2021-10-07T08:20:00Z"/>
        </w:rPr>
        <w:pPrChange w:id="570" w:author="SAMUEL DAVID LAGO PLACES" w:date="2021-10-04T09:35:00Z">
          <w:pPr/>
        </w:pPrChange>
      </w:pPr>
      <w:ins w:id="571" w:author="SAMUEL DAVID LAGO PLACES" w:date="2021-10-04T09:35:00Z">
        <w:r>
          <w:t>Parameters of approximat</w:t>
        </w:r>
      </w:ins>
      <w:ins w:id="572" w:author="SAMUEL DAVID LAGO PLACES" w:date="2021-10-04T09:36:00Z">
        <w:r>
          <w:t>ion function</w:t>
        </w:r>
      </w:ins>
      <w:ins w:id="573" w:author="SAMUEL DAVID LAGO PLACES" w:date="2021-10-04T09:37:00Z">
        <w:r w:rsidR="283366CA">
          <w:t xml:space="preserve"> V = A*p/(B+p) + C*p</w:t>
        </w:r>
      </w:ins>
      <w:commentRangeEnd w:id="545"/>
      <w:r>
        <w:commentReference w:id="545"/>
      </w:r>
      <w:ins w:id="574" w:author="KARL-MICHAEL HAHN" w:date="2021-10-07T08:20:00Z">
        <w:r w:rsidR="00C22FCB">
          <w:t>:</w:t>
        </w:r>
        <w:r w:rsidR="00C22FCB">
          <w:br/>
          <w:t xml:space="preserve">A: Pressure </w:t>
        </w:r>
      </w:ins>
      <w:ins w:id="575" w:author="KARL-MICHAEL HAHN" w:date="2021-10-07T17:14:00Z">
        <w:r w:rsidR="006B1F46">
          <w:t>compliance</w:t>
        </w:r>
      </w:ins>
      <w:ins w:id="576" w:author="KARL-MICHAEL HAHN" w:date="2021-10-07T08:20:00Z">
        <w:r w:rsidR="00C22FCB">
          <w:t xml:space="preserve"> factor</w:t>
        </w:r>
      </w:ins>
      <w:ins w:id="577" w:author="KARL-MICHAEL HAHN" w:date="2021-10-07T17:18:00Z">
        <w:r w:rsidR="006B1F46">
          <w:t xml:space="preserve"> [</w:t>
        </w:r>
      </w:ins>
      <w:ins w:id="578" w:author="KARL-MICHAEL HAHN" w:date="2021-10-07T17:19:00Z">
        <w:r w:rsidR="006B1F46">
          <w:t>cm³</w:t>
        </w:r>
      </w:ins>
      <w:ins w:id="579" w:author="KARL-MICHAEL HAHN" w:date="2021-10-07T17:18:00Z">
        <w:r w:rsidR="006B1F46">
          <w:t>]</w:t>
        </w:r>
      </w:ins>
    </w:p>
    <w:p w14:paraId="248AAD2D" w14:textId="1FA731A8" w:rsidR="00C22FCB" w:rsidRDefault="00C22FCB">
      <w:pPr>
        <w:pStyle w:val="ListParagraph"/>
        <w:rPr>
          <w:ins w:id="580" w:author="KARL-MICHAEL HAHN" w:date="2021-10-07T17:23:00Z"/>
        </w:rPr>
        <w:pPrChange w:id="581" w:author="KARL-MICHAEL HAHN" w:date="2021-10-07T08:20:00Z">
          <w:pPr/>
        </w:pPrChange>
      </w:pPr>
      <w:ins w:id="582" w:author="KARL-MICHAEL HAHN" w:date="2021-10-07T08:20:00Z">
        <w:r>
          <w:t xml:space="preserve">B: </w:t>
        </w:r>
      </w:ins>
      <w:ins w:id="583" w:author="KARL-MICHAEL HAHN" w:date="2021-10-07T17:13:00Z">
        <w:r w:rsidR="006B1F46" w:rsidRPr="006B1F46">
          <w:rPr>
            <w:rFonts w:ascii="Tahoma" w:eastAsia="Times New Roman" w:hAnsi="Tahoma" w:cs="Tahoma"/>
            <w:lang w:val="en-GB"/>
            <w:rPrChange w:id="584" w:author="KARL-MICHAEL HAHN" w:date="2021-10-07T17:13:00Z">
              <w:rPr>
                <w:rFonts w:ascii="Tahoma" w:hAnsi="Tahoma" w:cs="Tahoma"/>
                <w:lang w:val="de-DE"/>
              </w:rPr>
            </w:rPrChange>
          </w:rPr>
          <w:t>Curvature factor</w:t>
        </w:r>
      </w:ins>
      <w:ins w:id="585" w:author="KARL-MICHAEL HAHN" w:date="2021-10-07T17:14:00Z">
        <w:r w:rsidR="006B1F46">
          <w:rPr>
            <w:rFonts w:ascii="Tahoma" w:eastAsia="Times New Roman" w:hAnsi="Tahoma" w:cs="Tahoma"/>
            <w:lang w:val="en-GB"/>
          </w:rPr>
          <w:t xml:space="preserve"> of the non-linear </w:t>
        </w:r>
      </w:ins>
      <w:ins w:id="586" w:author="KARL-MICHAEL HAHN" w:date="2021-10-07T17:26:00Z">
        <w:r w:rsidR="00421061">
          <w:rPr>
            <w:rFonts w:ascii="Tahoma" w:eastAsia="Times New Roman" w:hAnsi="Tahoma" w:cs="Tahoma"/>
            <w:lang w:val="en-GB"/>
          </w:rPr>
          <w:t xml:space="preserve">share of the </w:t>
        </w:r>
      </w:ins>
      <w:ins w:id="587" w:author="KARL-MICHAEL HAHN" w:date="2021-10-07T17:14:00Z">
        <w:r w:rsidR="006B1F46">
          <w:rPr>
            <w:rFonts w:ascii="Tahoma" w:eastAsia="Times New Roman" w:hAnsi="Tahoma" w:cs="Tahoma"/>
            <w:lang w:val="en-GB"/>
          </w:rPr>
          <w:t>pad characteristic</w:t>
        </w:r>
      </w:ins>
      <w:ins w:id="588" w:author="KARL-MICHAEL HAHN" w:date="2021-10-07T17:18:00Z">
        <w:r w:rsidR="006B1F46">
          <w:rPr>
            <w:rFonts w:ascii="Tahoma" w:eastAsia="Times New Roman" w:hAnsi="Tahoma" w:cs="Tahoma"/>
            <w:lang w:val="en-GB"/>
          </w:rPr>
          <w:t xml:space="preserve"> [bar]</w:t>
        </w:r>
      </w:ins>
      <w:ins w:id="589" w:author="KARL-MICHAEL HAHN" w:date="2021-10-07T08:20:00Z">
        <w:r>
          <w:br/>
          <w:t xml:space="preserve">C: </w:t>
        </w:r>
      </w:ins>
      <w:ins w:id="590" w:author="KARL-MICHAEL HAHN" w:date="2021-10-07T17:15:00Z">
        <w:r w:rsidR="006B1F46">
          <w:t>Compliance of brake caliper and linear share of pad characteristic</w:t>
        </w:r>
      </w:ins>
      <w:ins w:id="591" w:author="KARL-MICHAEL HAHN" w:date="2021-10-07T17:18:00Z">
        <w:r w:rsidR="006B1F46">
          <w:t xml:space="preserve"> [c</w:t>
        </w:r>
      </w:ins>
      <w:ins w:id="592" w:author="KARL-MICHAEL HAHN" w:date="2021-10-07T17:19:00Z">
        <w:r w:rsidR="006B1F46">
          <w:t>m³</w:t>
        </w:r>
      </w:ins>
      <w:ins w:id="593" w:author="KARL-MICHAEL HAHN" w:date="2021-10-07T17:18:00Z">
        <w:r w:rsidR="006B1F46">
          <w:t>/bar]</w:t>
        </w:r>
      </w:ins>
    </w:p>
    <w:p w14:paraId="06D6E14C" w14:textId="56DCF52A" w:rsidR="006B1F46" w:rsidRDefault="006B1F46">
      <w:pPr>
        <w:pStyle w:val="ListParagraph"/>
        <w:rPr>
          <w:ins w:id="594" w:author="SAMUEL DAVID LAGO PLACES" w:date="2021-10-04T09:36:00Z"/>
        </w:rPr>
        <w:pPrChange w:id="595" w:author="KARL-MICHAEL HAHN" w:date="2021-10-07T08:20:00Z">
          <w:pPr/>
        </w:pPrChange>
      </w:pPr>
      <w:ins w:id="596" w:author="KARL-MICHAEL HAHN" w:date="2021-10-07T17:23:00Z">
        <w:r>
          <w:t>V: volume consumption (CurveVolConsCaliper)</w:t>
        </w:r>
      </w:ins>
    </w:p>
    <w:p w14:paraId="0AAB10B8" w14:textId="7976AA44" w:rsidR="7E4E3A40" w:rsidRDefault="7E4E3A40">
      <w:pPr>
        <w:rPr>
          <w:rFonts w:eastAsia="Calibri" w:cs="Calibri"/>
        </w:rPr>
      </w:pPr>
    </w:p>
    <w:p w14:paraId="77610DB4" w14:textId="77777777" w:rsidR="0069184D" w:rsidRPr="00070548" w:rsidRDefault="0069184D" w:rsidP="0069184D">
      <w:pPr>
        <w:pStyle w:val="Uberschrift2"/>
        <w:ind w:right="50"/>
      </w:pPr>
      <w:bookmarkStart w:id="597" w:name="_Ref485110052"/>
      <w:bookmarkStart w:id="598" w:name="_Ref485110093"/>
      <w:bookmarkStart w:id="599" w:name="_Toc63941497"/>
      <w:bookmarkStart w:id="600" w:name="_Toc67324696"/>
      <w:bookmarkStart w:id="601" w:name="_Toc83278881"/>
      <w:r w:rsidRPr="00070548">
        <w:t>Derived Characteristics (part-specific)</w:t>
      </w:r>
      <w:bookmarkEnd w:id="597"/>
      <w:bookmarkEnd w:id="598"/>
      <w:bookmarkEnd w:id="599"/>
      <w:bookmarkEnd w:id="600"/>
      <w:bookmarkEnd w:id="601"/>
    </w:p>
    <w:p w14:paraId="133831DB" w14:textId="05BE2D16" w:rsidR="007B3066" w:rsidRPr="007B3066" w:rsidRDefault="007B3066" w:rsidP="7E4E3A40">
      <w:pPr>
        <w:rPr>
          <w:highlight w:val="cyan"/>
        </w:rPr>
      </w:pPr>
    </w:p>
    <w:p w14:paraId="79B27F9A" w14:textId="01787916" w:rsidR="00AC6EAA" w:rsidRDefault="007B3066" w:rsidP="007B3066">
      <w:pPr>
        <w:rPr>
          <w:ins w:id="602" w:author="KARL-MICHAEL HAHN [2]" w:date="2021-09-13T15:35:00Z"/>
          <w:iCs/>
        </w:rPr>
      </w:pPr>
      <w:r w:rsidRPr="007B3066">
        <w:rPr>
          <w:iCs/>
        </w:rPr>
        <w:t xml:space="preserve">For the </w:t>
      </w:r>
      <w:r w:rsidR="00AC6EAA" w:rsidRPr="007B3066">
        <w:rPr>
          <w:iCs/>
        </w:rPr>
        <w:t>AK-Master SAE-J2522 {TPmAKMasterMS}</w:t>
      </w:r>
      <w:r w:rsidRPr="007B3066">
        <w:rPr>
          <w:iCs/>
        </w:rPr>
        <w:t xml:space="preserve"> measurement the following characteristic values</w:t>
      </w:r>
      <w:r>
        <w:rPr>
          <w:iCs/>
        </w:rPr>
        <w:t xml:space="preserve"> can be derived and are typically shared</w:t>
      </w:r>
    </w:p>
    <w:tbl>
      <w:tblPr>
        <w:tblStyle w:val="TableGrid"/>
        <w:tblW w:w="0" w:type="auto"/>
        <w:tblLook w:val="04A0" w:firstRow="1" w:lastRow="0" w:firstColumn="1" w:lastColumn="0" w:noHBand="0" w:noVBand="1"/>
        <w:tblPrChange w:id="603" w:author="KARL-MICHAEL HAHN [2]" w:date="2021-09-13T15:38:00Z">
          <w:tblPr>
            <w:tblStyle w:val="TableGrid"/>
            <w:tblW w:w="0" w:type="auto"/>
            <w:tblLook w:val="04A0" w:firstRow="1" w:lastRow="0" w:firstColumn="1" w:lastColumn="0" w:noHBand="0" w:noVBand="1"/>
          </w:tblPr>
        </w:tblPrChange>
      </w:tblPr>
      <w:tblGrid>
        <w:gridCol w:w="4390"/>
        <w:gridCol w:w="1139"/>
        <w:gridCol w:w="3661"/>
        <w:tblGridChange w:id="604">
          <w:tblGrid>
            <w:gridCol w:w="2349"/>
            <w:gridCol w:w="2041"/>
            <w:gridCol w:w="308"/>
            <w:gridCol w:w="831"/>
            <w:gridCol w:w="1518"/>
            <w:gridCol w:w="2143"/>
          </w:tblGrid>
        </w:tblGridChange>
      </w:tblGrid>
      <w:tr w:rsidR="0061429E" w14:paraId="31C98E01" w14:textId="77777777" w:rsidTr="0061429E">
        <w:trPr>
          <w:ins w:id="605" w:author="KARL-MICHAEL HAHN [2]" w:date="2021-09-13T15:38:00Z"/>
          <w:trPrChange w:id="606" w:author="KARL-MICHAEL HAHN [2]" w:date="2021-09-13T15:38:00Z">
            <w:trPr>
              <w:gridAfter w:val="0"/>
            </w:trPr>
          </w:trPrChange>
        </w:trPr>
        <w:tc>
          <w:tcPr>
            <w:tcW w:w="4390" w:type="dxa"/>
            <w:tcPrChange w:id="607" w:author="KARL-MICHAEL HAHN [2]" w:date="2021-09-13T15:38:00Z">
              <w:tcPr>
                <w:tcW w:w="2349" w:type="dxa"/>
              </w:tcPr>
            </w:tcPrChange>
          </w:tcPr>
          <w:p w14:paraId="4F970C6B" w14:textId="77777777" w:rsidR="0061429E" w:rsidRDefault="0061429E" w:rsidP="007B3066">
            <w:pPr>
              <w:rPr>
                <w:ins w:id="608" w:author="KARL-MICHAEL HAHN [2]" w:date="2021-09-13T15:38:00Z"/>
                <w:iCs/>
              </w:rPr>
            </w:pPr>
          </w:p>
        </w:tc>
        <w:tc>
          <w:tcPr>
            <w:tcW w:w="308" w:type="dxa"/>
            <w:tcPrChange w:id="609" w:author="KARL-MICHAEL HAHN [2]" w:date="2021-09-13T15:38:00Z">
              <w:tcPr>
                <w:tcW w:w="2349" w:type="dxa"/>
                <w:gridSpan w:val="2"/>
              </w:tcPr>
            </w:tcPrChange>
          </w:tcPr>
          <w:p w14:paraId="70C453C3" w14:textId="55275C39" w:rsidR="0061429E" w:rsidRDefault="0061429E" w:rsidP="007B3066">
            <w:pPr>
              <w:rPr>
                <w:ins w:id="610" w:author="KARL-MICHAEL HAHN [2]" w:date="2021-09-13T15:38:00Z"/>
                <w:iCs/>
              </w:rPr>
            </w:pPr>
            <w:ins w:id="611" w:author="KARL-MICHAEL HAHN [2]" w:date="2021-09-13T15:38:00Z">
              <w:r>
                <w:rPr>
                  <w:iCs/>
                </w:rPr>
                <w:t>Reference</w:t>
              </w:r>
            </w:ins>
          </w:p>
        </w:tc>
        <w:tc>
          <w:tcPr>
            <w:tcW w:w="3661" w:type="dxa"/>
            <w:tcPrChange w:id="612" w:author="KARL-MICHAEL HAHN [2]" w:date="2021-09-13T15:38:00Z">
              <w:tcPr>
                <w:tcW w:w="2349" w:type="dxa"/>
                <w:gridSpan w:val="2"/>
              </w:tcPr>
            </w:tcPrChange>
          </w:tcPr>
          <w:p w14:paraId="36CE5973" w14:textId="40EDB36C" w:rsidR="0061429E" w:rsidRDefault="0061429E" w:rsidP="007B3066">
            <w:pPr>
              <w:rPr>
                <w:ins w:id="613" w:author="KARL-MICHAEL HAHN [2]" w:date="2021-09-13T15:38:00Z"/>
                <w:iCs/>
              </w:rPr>
            </w:pPr>
            <w:ins w:id="614" w:author="KARL-MICHAEL HAHN [2]" w:date="2021-09-13T15:38:00Z">
              <w:r>
                <w:rPr>
                  <w:iCs/>
                </w:rPr>
                <w:t>Description</w:t>
              </w:r>
            </w:ins>
          </w:p>
        </w:tc>
      </w:tr>
      <w:tr w:rsidR="0061429E" w14:paraId="2396392F" w14:textId="77777777" w:rsidTr="0061429E">
        <w:trPr>
          <w:ins w:id="615" w:author="KARL-MICHAEL HAHN [2]" w:date="2021-09-13T15:36:00Z"/>
          <w:trPrChange w:id="616" w:author="KARL-MICHAEL HAHN [2]" w:date="2021-09-13T15:38:00Z">
            <w:trPr>
              <w:gridAfter w:val="0"/>
            </w:trPr>
          </w:trPrChange>
        </w:trPr>
        <w:tc>
          <w:tcPr>
            <w:tcW w:w="4390" w:type="dxa"/>
            <w:tcPrChange w:id="617" w:author="KARL-MICHAEL HAHN [2]" w:date="2021-09-13T15:38:00Z">
              <w:tcPr>
                <w:tcW w:w="2349" w:type="dxa"/>
              </w:tcPr>
            </w:tcPrChange>
          </w:tcPr>
          <w:p w14:paraId="577FC124" w14:textId="56FE8EA2" w:rsidR="0061429E" w:rsidRDefault="0061429E" w:rsidP="007B3066">
            <w:pPr>
              <w:rPr>
                <w:ins w:id="618" w:author="KARL-MICHAEL HAHN [2]" w:date="2021-09-13T15:36:00Z"/>
                <w:iCs/>
              </w:rPr>
            </w:pPr>
            <w:ins w:id="619" w:author="KARL-MICHAEL HAHN [2]" w:date="2021-09-13T15:36:00Z">
              <w:r w:rsidRPr="00BB57FB">
                <w:rPr>
                  <w:i/>
                  <w:iCs/>
                </w:rPr>
                <w:t>General Characteristic Value</w:t>
              </w:r>
            </w:ins>
            <w:ins w:id="620" w:author="KARL-MICHAEL HAHN [2]" w:date="2021-09-13T15:37:00Z">
              <w:r>
                <w:rPr>
                  <w:i/>
                  <w:iCs/>
                </w:rPr>
                <w:fldChar w:fldCharType="begin"/>
              </w:r>
              <w:r>
                <w:instrText xml:space="preserve"> XE "</w:instrText>
              </w:r>
              <w:r w:rsidRPr="00585D8F">
                <w:rPr>
                  <w:i/>
                  <w:iCs/>
                </w:rPr>
                <w:instrText>TPmAKMasterMS.GenCharValue</w:instrText>
              </w:r>
              <w:r>
                <w:instrText xml:space="preserve">" </w:instrText>
              </w:r>
              <w:r>
                <w:rPr>
                  <w:i/>
                  <w:iCs/>
                </w:rPr>
                <w:fldChar w:fldCharType="end"/>
              </w:r>
            </w:ins>
          </w:p>
        </w:tc>
        <w:tc>
          <w:tcPr>
            <w:tcW w:w="308" w:type="dxa"/>
            <w:tcPrChange w:id="621" w:author="KARL-MICHAEL HAHN [2]" w:date="2021-09-13T15:38:00Z">
              <w:tcPr>
                <w:tcW w:w="2349" w:type="dxa"/>
                <w:gridSpan w:val="2"/>
              </w:tcPr>
            </w:tcPrChange>
          </w:tcPr>
          <w:p w14:paraId="5B217158" w14:textId="416C0571" w:rsidR="0061429E" w:rsidRDefault="0061429E" w:rsidP="007B3066">
            <w:pPr>
              <w:rPr>
                <w:ins w:id="622" w:author="KARL-MICHAEL HAHN [2]" w:date="2021-09-13T15:36:00Z"/>
                <w:iCs/>
              </w:rPr>
            </w:pPr>
            <w:ins w:id="623" w:author="KARL-MICHAEL HAHN [2]" w:date="2021-09-13T15:38:00Z">
              <w:r>
                <w:rPr>
                  <w:iCs/>
                </w:rPr>
                <w:t>3</w:t>
              </w:r>
            </w:ins>
          </w:p>
        </w:tc>
        <w:tc>
          <w:tcPr>
            <w:tcW w:w="3661" w:type="dxa"/>
            <w:tcPrChange w:id="624" w:author="KARL-MICHAEL HAHN [2]" w:date="2021-09-13T15:38:00Z">
              <w:tcPr>
                <w:tcW w:w="2349" w:type="dxa"/>
                <w:gridSpan w:val="2"/>
              </w:tcPr>
            </w:tcPrChange>
          </w:tcPr>
          <w:p w14:paraId="2D06330F" w14:textId="77777777" w:rsidR="0061429E" w:rsidRDefault="0061429E" w:rsidP="007B3066">
            <w:pPr>
              <w:rPr>
                <w:ins w:id="625" w:author="KARL-MICHAEL HAHN [2]" w:date="2021-09-13T15:36:00Z"/>
                <w:iCs/>
              </w:rPr>
            </w:pPr>
          </w:p>
        </w:tc>
      </w:tr>
      <w:tr w:rsidR="0061429E" w14:paraId="050F9566" w14:textId="77777777" w:rsidTr="0061429E">
        <w:trPr>
          <w:ins w:id="626" w:author="KARL-MICHAEL HAHN [2]" w:date="2021-09-13T15:36:00Z"/>
          <w:trPrChange w:id="627" w:author="KARL-MICHAEL HAHN [2]" w:date="2021-09-13T15:38:00Z">
            <w:trPr>
              <w:gridAfter w:val="0"/>
            </w:trPr>
          </w:trPrChange>
        </w:trPr>
        <w:tc>
          <w:tcPr>
            <w:tcW w:w="4390" w:type="dxa"/>
            <w:tcPrChange w:id="628" w:author="KARL-MICHAEL HAHN [2]" w:date="2021-09-13T15:38:00Z">
              <w:tcPr>
                <w:tcW w:w="2349" w:type="dxa"/>
              </w:tcPr>
            </w:tcPrChange>
          </w:tcPr>
          <w:p w14:paraId="551C8216" w14:textId="45B031EF" w:rsidR="0061429E" w:rsidRDefault="0061429E" w:rsidP="007B3066">
            <w:pPr>
              <w:rPr>
                <w:ins w:id="629" w:author="KARL-MICHAEL HAHN [2]" w:date="2021-09-13T15:36:00Z"/>
                <w:iCs/>
              </w:rPr>
            </w:pPr>
            <w:ins w:id="630" w:author="KARL-MICHAEL HAHN [2]" w:date="2021-09-13T15:38:00Z">
              <w:r w:rsidRPr="00BB57FB">
                <w:rPr>
                  <w:i/>
                  <w:iCs/>
                </w:rPr>
                <w:t>Pressure Sensitivity Value</w:t>
              </w:r>
            </w:ins>
            <w:ins w:id="631" w:author="KARL-MICHAEL HAHN [2]" w:date="2021-09-13T15:39:00Z">
              <w:r>
                <w:rPr>
                  <w:i/>
                  <w:iCs/>
                </w:rPr>
                <w:t xml:space="preserve"> 1</w:t>
              </w:r>
            </w:ins>
            <w:ins w:id="632" w:author="KARL-MICHAEL HAHN [2]" w:date="2021-09-13T15:43:00Z">
              <w:r>
                <w:rPr>
                  <w:i/>
                  <w:iCs/>
                </w:rPr>
                <w:fldChar w:fldCharType="begin"/>
              </w:r>
              <w:r>
                <w:instrText xml:space="preserve"> XE "</w:instrText>
              </w:r>
              <w:r w:rsidRPr="00610A15">
                <w:rPr>
                  <w:i/>
                  <w:iCs/>
                </w:rPr>
                <w:instrText>TPmAKMasterMS.PressSens1</w:instrText>
              </w:r>
              <w:r>
                <w:instrText xml:space="preserve">" </w:instrText>
              </w:r>
              <w:r>
                <w:rPr>
                  <w:i/>
                  <w:iCs/>
                </w:rPr>
                <w:fldChar w:fldCharType="end"/>
              </w:r>
            </w:ins>
          </w:p>
        </w:tc>
        <w:tc>
          <w:tcPr>
            <w:tcW w:w="308" w:type="dxa"/>
            <w:tcPrChange w:id="633" w:author="KARL-MICHAEL HAHN [2]" w:date="2021-09-13T15:38:00Z">
              <w:tcPr>
                <w:tcW w:w="2349" w:type="dxa"/>
                <w:gridSpan w:val="2"/>
              </w:tcPr>
            </w:tcPrChange>
          </w:tcPr>
          <w:p w14:paraId="41B760CE" w14:textId="599CF142" w:rsidR="0061429E" w:rsidRDefault="0061429E" w:rsidP="007B3066">
            <w:pPr>
              <w:rPr>
                <w:ins w:id="634" w:author="KARL-MICHAEL HAHN [2]" w:date="2021-09-13T15:36:00Z"/>
                <w:iCs/>
              </w:rPr>
            </w:pPr>
            <w:ins w:id="635" w:author="KARL-MICHAEL HAHN [2]" w:date="2021-09-13T15:39:00Z">
              <w:r>
                <w:rPr>
                  <w:iCs/>
                </w:rPr>
                <w:t>4.3</w:t>
              </w:r>
            </w:ins>
          </w:p>
        </w:tc>
        <w:tc>
          <w:tcPr>
            <w:tcW w:w="3661" w:type="dxa"/>
            <w:tcPrChange w:id="636" w:author="KARL-MICHAEL HAHN [2]" w:date="2021-09-13T15:38:00Z">
              <w:tcPr>
                <w:tcW w:w="2349" w:type="dxa"/>
                <w:gridSpan w:val="2"/>
              </w:tcPr>
            </w:tcPrChange>
          </w:tcPr>
          <w:p w14:paraId="33099E5F" w14:textId="77777777" w:rsidR="0061429E" w:rsidRDefault="0061429E" w:rsidP="007B3066">
            <w:pPr>
              <w:rPr>
                <w:ins w:id="637" w:author="KARL-MICHAEL HAHN [2]" w:date="2021-09-13T15:36:00Z"/>
                <w:iCs/>
              </w:rPr>
            </w:pPr>
          </w:p>
        </w:tc>
      </w:tr>
      <w:tr w:rsidR="0061429E" w14:paraId="53FE6CC1" w14:textId="77777777" w:rsidTr="0061429E">
        <w:trPr>
          <w:ins w:id="638" w:author="KARL-MICHAEL HAHN [2]" w:date="2021-09-13T15:36:00Z"/>
          <w:trPrChange w:id="639" w:author="KARL-MICHAEL HAHN [2]" w:date="2021-09-13T15:38:00Z">
            <w:trPr>
              <w:gridAfter w:val="0"/>
            </w:trPr>
          </w:trPrChange>
        </w:trPr>
        <w:tc>
          <w:tcPr>
            <w:tcW w:w="4390" w:type="dxa"/>
            <w:tcPrChange w:id="640" w:author="KARL-MICHAEL HAHN [2]" w:date="2021-09-13T15:38:00Z">
              <w:tcPr>
                <w:tcW w:w="2349" w:type="dxa"/>
              </w:tcPr>
            </w:tcPrChange>
          </w:tcPr>
          <w:p w14:paraId="41E32E64" w14:textId="3CE23427" w:rsidR="0061429E" w:rsidRDefault="0061429E" w:rsidP="007B3066">
            <w:pPr>
              <w:rPr>
                <w:ins w:id="641" w:author="KARL-MICHAEL HAHN [2]" w:date="2021-09-13T15:36:00Z"/>
                <w:iCs/>
              </w:rPr>
            </w:pPr>
            <w:ins w:id="642" w:author="KARL-MICHAEL HAHN [2]" w:date="2021-09-13T15:39:00Z">
              <w:r w:rsidRPr="00BB57FB">
                <w:rPr>
                  <w:i/>
                  <w:iCs/>
                </w:rPr>
                <w:t>Pressure Sensitivity Value 2</w:t>
              </w:r>
            </w:ins>
            <w:ins w:id="643" w:author="KARL-MICHAEL HAHN [2]" w:date="2021-09-13T15:43:00Z">
              <w:r>
                <w:rPr>
                  <w:i/>
                  <w:iCs/>
                </w:rPr>
                <w:fldChar w:fldCharType="begin"/>
              </w:r>
              <w:r>
                <w:instrText xml:space="preserve"> XE "</w:instrText>
              </w:r>
              <w:r w:rsidRPr="008C132B">
                <w:rPr>
                  <w:i/>
                  <w:iCs/>
                </w:rPr>
                <w:instrText>TPmAKMasterMS.PressSens2</w:instrText>
              </w:r>
              <w:r>
                <w:instrText xml:space="preserve">" </w:instrText>
              </w:r>
              <w:r>
                <w:rPr>
                  <w:i/>
                  <w:iCs/>
                </w:rPr>
                <w:fldChar w:fldCharType="end"/>
              </w:r>
            </w:ins>
          </w:p>
        </w:tc>
        <w:tc>
          <w:tcPr>
            <w:tcW w:w="308" w:type="dxa"/>
            <w:tcPrChange w:id="644" w:author="KARL-MICHAEL HAHN [2]" w:date="2021-09-13T15:38:00Z">
              <w:tcPr>
                <w:tcW w:w="2349" w:type="dxa"/>
                <w:gridSpan w:val="2"/>
              </w:tcPr>
            </w:tcPrChange>
          </w:tcPr>
          <w:p w14:paraId="43777EFB" w14:textId="3AE6DE29" w:rsidR="0061429E" w:rsidRDefault="0061429E" w:rsidP="007B3066">
            <w:pPr>
              <w:rPr>
                <w:ins w:id="645" w:author="KARL-MICHAEL HAHN [2]" w:date="2021-09-13T15:36:00Z"/>
                <w:iCs/>
              </w:rPr>
            </w:pPr>
            <w:ins w:id="646" w:author="KARL-MICHAEL HAHN [2]" w:date="2021-09-13T15:39:00Z">
              <w:r>
                <w:rPr>
                  <w:iCs/>
                </w:rPr>
                <w:t>4.5</w:t>
              </w:r>
            </w:ins>
          </w:p>
        </w:tc>
        <w:tc>
          <w:tcPr>
            <w:tcW w:w="3661" w:type="dxa"/>
            <w:tcPrChange w:id="647" w:author="KARL-MICHAEL HAHN [2]" w:date="2021-09-13T15:38:00Z">
              <w:tcPr>
                <w:tcW w:w="2349" w:type="dxa"/>
                <w:gridSpan w:val="2"/>
              </w:tcPr>
            </w:tcPrChange>
          </w:tcPr>
          <w:p w14:paraId="5A4F360E" w14:textId="77777777" w:rsidR="0061429E" w:rsidRDefault="0061429E" w:rsidP="007B3066">
            <w:pPr>
              <w:rPr>
                <w:ins w:id="648" w:author="KARL-MICHAEL HAHN [2]" w:date="2021-09-13T15:36:00Z"/>
                <w:iCs/>
              </w:rPr>
            </w:pPr>
          </w:p>
        </w:tc>
      </w:tr>
      <w:tr w:rsidR="0061429E" w14:paraId="6A93370C" w14:textId="77777777" w:rsidTr="0061429E">
        <w:trPr>
          <w:ins w:id="649" w:author="KARL-MICHAEL HAHN [2]" w:date="2021-09-13T15:36:00Z"/>
          <w:trPrChange w:id="650" w:author="KARL-MICHAEL HAHN [2]" w:date="2021-09-13T15:38:00Z">
            <w:trPr>
              <w:gridAfter w:val="0"/>
            </w:trPr>
          </w:trPrChange>
        </w:trPr>
        <w:tc>
          <w:tcPr>
            <w:tcW w:w="4390" w:type="dxa"/>
            <w:tcPrChange w:id="651" w:author="KARL-MICHAEL HAHN [2]" w:date="2021-09-13T15:38:00Z">
              <w:tcPr>
                <w:tcW w:w="2349" w:type="dxa"/>
              </w:tcPr>
            </w:tcPrChange>
          </w:tcPr>
          <w:p w14:paraId="629EF9DC" w14:textId="1706EA20" w:rsidR="0061429E" w:rsidRDefault="0061429E" w:rsidP="007B3066">
            <w:pPr>
              <w:rPr>
                <w:ins w:id="652" w:author="KARL-MICHAEL HAHN [2]" w:date="2021-09-13T15:36:00Z"/>
                <w:iCs/>
              </w:rPr>
            </w:pPr>
            <w:ins w:id="653" w:author="KARL-MICHAEL HAHN [2]" w:date="2021-09-13T15:39:00Z">
              <w:r w:rsidRPr="00BB57FB">
                <w:rPr>
                  <w:i/>
                  <w:iCs/>
                </w:rPr>
                <w:t>Post Speed Characteristic Value</w:t>
              </w:r>
            </w:ins>
            <w:ins w:id="654" w:author="KARL-MICHAEL HAHN [2]" w:date="2021-09-13T15:44:00Z">
              <w:r>
                <w:rPr>
                  <w:i/>
                  <w:iCs/>
                </w:rPr>
                <w:fldChar w:fldCharType="begin"/>
              </w:r>
              <w:r>
                <w:instrText xml:space="preserve"> XE "</w:instrText>
              </w:r>
            </w:ins>
            <w:ins w:id="655" w:author="KARL-MICHAEL HAHN [2]" w:date="2021-09-13T15:43:00Z">
              <w:r w:rsidRPr="00D9547F">
                <w:rPr>
                  <w:i/>
                  <w:iCs/>
                </w:rPr>
                <w:instrText>TPmAKMasterMS.</w:instrText>
              </w:r>
            </w:ins>
            <w:ins w:id="656" w:author="KARL-MICHAEL HAHN [2]" w:date="2021-09-13T15:44:00Z">
              <w:r w:rsidRPr="00D9547F">
                <w:rPr>
                  <w:i/>
                  <w:iCs/>
                </w:rPr>
                <w:instrText>PostSpdChar</w:instrText>
              </w:r>
              <w:r>
                <w:instrText xml:space="preserve">" </w:instrText>
              </w:r>
              <w:r>
                <w:rPr>
                  <w:i/>
                  <w:iCs/>
                </w:rPr>
                <w:fldChar w:fldCharType="end"/>
              </w:r>
            </w:ins>
          </w:p>
        </w:tc>
        <w:tc>
          <w:tcPr>
            <w:tcW w:w="308" w:type="dxa"/>
            <w:tcPrChange w:id="657" w:author="KARL-MICHAEL HAHN [2]" w:date="2021-09-13T15:38:00Z">
              <w:tcPr>
                <w:tcW w:w="2349" w:type="dxa"/>
                <w:gridSpan w:val="2"/>
              </w:tcPr>
            </w:tcPrChange>
          </w:tcPr>
          <w:p w14:paraId="07E44D49" w14:textId="44D72187" w:rsidR="0061429E" w:rsidRDefault="0061429E" w:rsidP="007B3066">
            <w:pPr>
              <w:rPr>
                <w:ins w:id="658" w:author="KARL-MICHAEL HAHN [2]" w:date="2021-09-13T15:36:00Z"/>
                <w:iCs/>
              </w:rPr>
            </w:pPr>
            <w:ins w:id="659" w:author="KARL-MICHAEL HAHN [2]" w:date="2021-09-13T15:39:00Z">
              <w:r>
                <w:rPr>
                  <w:iCs/>
                </w:rPr>
                <w:t>5</w:t>
              </w:r>
            </w:ins>
          </w:p>
        </w:tc>
        <w:tc>
          <w:tcPr>
            <w:tcW w:w="3661" w:type="dxa"/>
            <w:tcPrChange w:id="660" w:author="KARL-MICHAEL HAHN [2]" w:date="2021-09-13T15:38:00Z">
              <w:tcPr>
                <w:tcW w:w="2349" w:type="dxa"/>
                <w:gridSpan w:val="2"/>
              </w:tcPr>
            </w:tcPrChange>
          </w:tcPr>
          <w:p w14:paraId="5C758D42" w14:textId="77777777" w:rsidR="0061429E" w:rsidRDefault="0061429E" w:rsidP="007B3066">
            <w:pPr>
              <w:rPr>
                <w:ins w:id="661" w:author="KARL-MICHAEL HAHN [2]" w:date="2021-09-13T15:36:00Z"/>
                <w:iCs/>
              </w:rPr>
            </w:pPr>
          </w:p>
        </w:tc>
      </w:tr>
      <w:tr w:rsidR="0061429E" w14:paraId="7EACE578" w14:textId="77777777" w:rsidTr="0061429E">
        <w:trPr>
          <w:ins w:id="662" w:author="KARL-MICHAEL HAHN [2]" w:date="2021-09-13T15:36:00Z"/>
          <w:trPrChange w:id="663" w:author="KARL-MICHAEL HAHN [2]" w:date="2021-09-13T15:38:00Z">
            <w:trPr>
              <w:gridAfter w:val="0"/>
            </w:trPr>
          </w:trPrChange>
        </w:trPr>
        <w:tc>
          <w:tcPr>
            <w:tcW w:w="4390" w:type="dxa"/>
            <w:tcPrChange w:id="664" w:author="KARL-MICHAEL HAHN [2]" w:date="2021-09-13T15:38:00Z">
              <w:tcPr>
                <w:tcW w:w="2349" w:type="dxa"/>
              </w:tcPr>
            </w:tcPrChange>
          </w:tcPr>
          <w:p w14:paraId="2CB3BA00" w14:textId="305018D7" w:rsidR="0061429E" w:rsidRDefault="0061429E" w:rsidP="007B3066">
            <w:pPr>
              <w:rPr>
                <w:ins w:id="665" w:author="KARL-MICHAEL HAHN [2]" w:date="2021-09-13T15:36:00Z"/>
                <w:iCs/>
              </w:rPr>
            </w:pPr>
            <w:ins w:id="666" w:author="KARL-MICHAEL HAHN [2]" w:date="2021-09-13T15:40:00Z">
              <w:r w:rsidRPr="00BB57FB">
                <w:rPr>
                  <w:i/>
                  <w:iCs/>
                </w:rPr>
                <w:t>40°C Brake Apply</w:t>
              </w:r>
            </w:ins>
            <w:ins w:id="667" w:author="KARL-MICHAEL HAHN [2]" w:date="2021-09-13T15:44:00Z">
              <w:r>
                <w:rPr>
                  <w:i/>
                  <w:iCs/>
                </w:rPr>
                <w:fldChar w:fldCharType="begin"/>
              </w:r>
              <w:r>
                <w:instrText xml:space="preserve"> XE "</w:instrText>
              </w:r>
              <w:r w:rsidRPr="003A0D0D">
                <w:rPr>
                  <w:i/>
                  <w:iCs/>
                </w:rPr>
                <w:instrText>TPmAKMasterMS.ColdBrakeApply</w:instrText>
              </w:r>
              <w:r>
                <w:instrText xml:space="preserve">" </w:instrText>
              </w:r>
              <w:r>
                <w:rPr>
                  <w:i/>
                  <w:iCs/>
                </w:rPr>
                <w:fldChar w:fldCharType="end"/>
              </w:r>
            </w:ins>
          </w:p>
        </w:tc>
        <w:tc>
          <w:tcPr>
            <w:tcW w:w="308" w:type="dxa"/>
            <w:tcPrChange w:id="668" w:author="KARL-MICHAEL HAHN [2]" w:date="2021-09-13T15:38:00Z">
              <w:tcPr>
                <w:tcW w:w="2349" w:type="dxa"/>
                <w:gridSpan w:val="2"/>
              </w:tcPr>
            </w:tcPrChange>
          </w:tcPr>
          <w:p w14:paraId="05F36865" w14:textId="4DD9C0E9" w:rsidR="0061429E" w:rsidRDefault="0061429E" w:rsidP="007B3066">
            <w:pPr>
              <w:rPr>
                <w:ins w:id="669" w:author="KARL-MICHAEL HAHN [2]" w:date="2021-09-13T15:36:00Z"/>
                <w:iCs/>
              </w:rPr>
            </w:pPr>
            <w:ins w:id="670" w:author="KARL-MICHAEL HAHN [2]" w:date="2021-09-13T15:41:00Z">
              <w:r>
                <w:rPr>
                  <w:iCs/>
                </w:rPr>
                <w:t>6</w:t>
              </w:r>
            </w:ins>
          </w:p>
        </w:tc>
        <w:tc>
          <w:tcPr>
            <w:tcW w:w="3661" w:type="dxa"/>
            <w:tcPrChange w:id="671" w:author="KARL-MICHAEL HAHN [2]" w:date="2021-09-13T15:38:00Z">
              <w:tcPr>
                <w:tcW w:w="2349" w:type="dxa"/>
                <w:gridSpan w:val="2"/>
              </w:tcPr>
            </w:tcPrChange>
          </w:tcPr>
          <w:p w14:paraId="65F8AEB9" w14:textId="77777777" w:rsidR="0061429E" w:rsidRDefault="0061429E" w:rsidP="007B3066">
            <w:pPr>
              <w:rPr>
                <w:ins w:id="672" w:author="KARL-MICHAEL HAHN [2]" w:date="2021-09-13T15:36:00Z"/>
                <w:iCs/>
              </w:rPr>
            </w:pPr>
          </w:p>
        </w:tc>
      </w:tr>
      <w:tr w:rsidR="0061429E" w14:paraId="38790424" w14:textId="77777777" w:rsidTr="0061429E">
        <w:trPr>
          <w:ins w:id="673" w:author="KARL-MICHAEL HAHN [2]" w:date="2021-09-13T15:36:00Z"/>
          <w:trPrChange w:id="674" w:author="KARL-MICHAEL HAHN [2]" w:date="2021-09-13T15:38:00Z">
            <w:trPr>
              <w:gridAfter w:val="0"/>
            </w:trPr>
          </w:trPrChange>
        </w:trPr>
        <w:tc>
          <w:tcPr>
            <w:tcW w:w="4390" w:type="dxa"/>
            <w:tcPrChange w:id="675" w:author="KARL-MICHAEL HAHN [2]" w:date="2021-09-13T15:38:00Z">
              <w:tcPr>
                <w:tcW w:w="2349" w:type="dxa"/>
              </w:tcPr>
            </w:tcPrChange>
          </w:tcPr>
          <w:p w14:paraId="49EC2740" w14:textId="267010B6" w:rsidR="0061429E" w:rsidRDefault="0061429E" w:rsidP="007B3066">
            <w:pPr>
              <w:rPr>
                <w:ins w:id="676" w:author="KARL-MICHAEL HAHN [2]" w:date="2021-09-13T15:36:00Z"/>
                <w:iCs/>
              </w:rPr>
            </w:pPr>
            <w:ins w:id="677" w:author="KARL-MICHAEL HAHN [2]" w:date="2021-09-13T15:41:00Z">
              <w:r w:rsidRPr="00BB57FB">
                <w:rPr>
                  <w:i/>
                  <w:iCs/>
                </w:rPr>
                <w:t>Second Motorway Apply</w:t>
              </w:r>
            </w:ins>
            <w:ins w:id="678" w:author="KARL-MICHAEL HAHN [2]" w:date="2021-09-13T15:44:00Z">
              <w:r>
                <w:rPr>
                  <w:i/>
                  <w:iCs/>
                </w:rPr>
                <w:fldChar w:fldCharType="begin"/>
              </w:r>
              <w:r>
                <w:instrText xml:space="preserve"> XE "</w:instrText>
              </w:r>
              <w:r w:rsidRPr="005B4FC3">
                <w:rPr>
                  <w:i/>
                  <w:iCs/>
                </w:rPr>
                <w:instrText>TPmAKMasterMS.SecMotorwayApply</w:instrText>
              </w:r>
              <w:r>
                <w:instrText xml:space="preserve">" </w:instrText>
              </w:r>
              <w:r>
                <w:rPr>
                  <w:i/>
                  <w:iCs/>
                </w:rPr>
                <w:fldChar w:fldCharType="end"/>
              </w:r>
            </w:ins>
          </w:p>
        </w:tc>
        <w:tc>
          <w:tcPr>
            <w:tcW w:w="308" w:type="dxa"/>
            <w:tcPrChange w:id="679" w:author="KARL-MICHAEL HAHN [2]" w:date="2021-09-13T15:38:00Z">
              <w:tcPr>
                <w:tcW w:w="2349" w:type="dxa"/>
                <w:gridSpan w:val="2"/>
              </w:tcPr>
            </w:tcPrChange>
          </w:tcPr>
          <w:p w14:paraId="03AAA96E" w14:textId="6AF81F97" w:rsidR="0061429E" w:rsidRDefault="0061429E" w:rsidP="007B3066">
            <w:pPr>
              <w:rPr>
                <w:ins w:id="680" w:author="KARL-MICHAEL HAHN [2]" w:date="2021-09-13T15:36:00Z"/>
                <w:iCs/>
              </w:rPr>
            </w:pPr>
            <w:ins w:id="681" w:author="KARL-MICHAEL HAHN [2]" w:date="2021-09-13T15:41:00Z">
              <w:r>
                <w:rPr>
                  <w:iCs/>
                </w:rPr>
                <w:t>7</w:t>
              </w:r>
            </w:ins>
          </w:p>
        </w:tc>
        <w:tc>
          <w:tcPr>
            <w:tcW w:w="3661" w:type="dxa"/>
            <w:tcPrChange w:id="682" w:author="KARL-MICHAEL HAHN [2]" w:date="2021-09-13T15:38:00Z">
              <w:tcPr>
                <w:tcW w:w="2349" w:type="dxa"/>
                <w:gridSpan w:val="2"/>
              </w:tcPr>
            </w:tcPrChange>
          </w:tcPr>
          <w:p w14:paraId="45329902" w14:textId="77777777" w:rsidR="0061429E" w:rsidRDefault="0061429E" w:rsidP="007B3066">
            <w:pPr>
              <w:rPr>
                <w:ins w:id="683" w:author="KARL-MICHAEL HAHN [2]" w:date="2021-09-13T15:36:00Z"/>
                <w:iCs/>
              </w:rPr>
            </w:pPr>
          </w:p>
        </w:tc>
      </w:tr>
      <w:tr w:rsidR="0061429E" w14:paraId="2DA11EE7" w14:textId="77777777" w:rsidTr="0061429E">
        <w:trPr>
          <w:ins w:id="684" w:author="KARL-MICHAEL HAHN [2]" w:date="2021-09-13T15:36:00Z"/>
          <w:trPrChange w:id="685" w:author="KARL-MICHAEL HAHN [2]" w:date="2021-09-13T15:38:00Z">
            <w:trPr>
              <w:gridAfter w:val="0"/>
            </w:trPr>
          </w:trPrChange>
        </w:trPr>
        <w:tc>
          <w:tcPr>
            <w:tcW w:w="4390" w:type="dxa"/>
            <w:tcPrChange w:id="686" w:author="KARL-MICHAEL HAHN [2]" w:date="2021-09-13T15:38:00Z">
              <w:tcPr>
                <w:tcW w:w="2349" w:type="dxa"/>
              </w:tcPr>
            </w:tcPrChange>
          </w:tcPr>
          <w:p w14:paraId="15A0BE29" w14:textId="1F1DEE34" w:rsidR="0061429E" w:rsidRDefault="0061429E" w:rsidP="007B3066">
            <w:pPr>
              <w:rPr>
                <w:ins w:id="687" w:author="KARL-MICHAEL HAHN [2]" w:date="2021-09-13T15:36:00Z"/>
                <w:iCs/>
              </w:rPr>
            </w:pPr>
            <w:ins w:id="688" w:author="KARL-MICHAEL HAHN [2]" w:date="2021-09-13T15:41:00Z">
              <w:r w:rsidRPr="00BB57FB">
                <w:rPr>
                  <w:i/>
                  <w:iCs/>
                </w:rPr>
                <w:t>Post Motorway Characteristic Value</w:t>
              </w:r>
            </w:ins>
            <w:ins w:id="689" w:author="KARL-MICHAEL HAHN [2]" w:date="2021-09-13T15:45:00Z">
              <w:r>
                <w:rPr>
                  <w:i/>
                  <w:iCs/>
                </w:rPr>
                <w:fldChar w:fldCharType="begin"/>
              </w:r>
              <w:r>
                <w:instrText xml:space="preserve"> XE "</w:instrText>
              </w:r>
              <w:r w:rsidRPr="00D874C4">
                <w:rPr>
                  <w:i/>
                  <w:iCs/>
                </w:rPr>
                <w:instrText>TPmAKMasterMS.PostMotorwayChar</w:instrText>
              </w:r>
              <w:r>
                <w:instrText xml:space="preserve">" </w:instrText>
              </w:r>
              <w:r>
                <w:rPr>
                  <w:i/>
                  <w:iCs/>
                </w:rPr>
                <w:fldChar w:fldCharType="end"/>
              </w:r>
            </w:ins>
          </w:p>
        </w:tc>
        <w:tc>
          <w:tcPr>
            <w:tcW w:w="308" w:type="dxa"/>
            <w:tcPrChange w:id="690" w:author="KARL-MICHAEL HAHN [2]" w:date="2021-09-13T15:38:00Z">
              <w:tcPr>
                <w:tcW w:w="2349" w:type="dxa"/>
                <w:gridSpan w:val="2"/>
              </w:tcPr>
            </w:tcPrChange>
          </w:tcPr>
          <w:p w14:paraId="52ABDFA5" w14:textId="734B3EB9" w:rsidR="0061429E" w:rsidRDefault="0061429E" w:rsidP="007B3066">
            <w:pPr>
              <w:rPr>
                <w:ins w:id="691" w:author="KARL-MICHAEL HAHN [2]" w:date="2021-09-13T15:36:00Z"/>
                <w:iCs/>
              </w:rPr>
            </w:pPr>
            <w:ins w:id="692" w:author="KARL-MICHAEL HAHN [2]" w:date="2021-09-13T15:41:00Z">
              <w:r>
                <w:rPr>
                  <w:iCs/>
                </w:rPr>
                <w:t>8</w:t>
              </w:r>
            </w:ins>
          </w:p>
        </w:tc>
        <w:tc>
          <w:tcPr>
            <w:tcW w:w="3661" w:type="dxa"/>
            <w:tcPrChange w:id="693" w:author="KARL-MICHAEL HAHN [2]" w:date="2021-09-13T15:38:00Z">
              <w:tcPr>
                <w:tcW w:w="2349" w:type="dxa"/>
                <w:gridSpan w:val="2"/>
              </w:tcPr>
            </w:tcPrChange>
          </w:tcPr>
          <w:p w14:paraId="26AF91FD" w14:textId="77777777" w:rsidR="0061429E" w:rsidRDefault="0061429E" w:rsidP="007B3066">
            <w:pPr>
              <w:rPr>
                <w:ins w:id="694" w:author="KARL-MICHAEL HAHN [2]" w:date="2021-09-13T15:36:00Z"/>
                <w:iCs/>
              </w:rPr>
            </w:pPr>
          </w:p>
        </w:tc>
      </w:tr>
      <w:tr w:rsidR="0061429E" w14:paraId="0E5971A6" w14:textId="77777777" w:rsidTr="0061429E">
        <w:trPr>
          <w:ins w:id="695" w:author="KARL-MICHAEL HAHN [2]" w:date="2021-09-13T15:41:00Z"/>
        </w:trPr>
        <w:tc>
          <w:tcPr>
            <w:tcW w:w="4390" w:type="dxa"/>
          </w:tcPr>
          <w:p w14:paraId="18221EAC" w14:textId="62A11478" w:rsidR="0061429E" w:rsidRDefault="0061429E" w:rsidP="007B3066">
            <w:pPr>
              <w:rPr>
                <w:ins w:id="696" w:author="KARL-MICHAEL HAHN [2]" w:date="2021-09-13T15:41:00Z"/>
                <w:iCs/>
              </w:rPr>
            </w:pPr>
            <w:ins w:id="697" w:author="KARL-MICHAEL HAHN [2]" w:date="2021-09-13T15:41:00Z">
              <w:r w:rsidRPr="00BB57FB">
                <w:rPr>
                  <w:rFonts w:cs="Arial"/>
                  <w:i/>
                  <w:iCs/>
                </w:rPr>
                <w:t>Fade 1</w:t>
              </w:r>
            </w:ins>
            <w:ins w:id="698" w:author="KARL-MICHAEL HAHN [2]" w:date="2021-09-13T15:45:00Z">
              <w:r>
                <w:rPr>
                  <w:rFonts w:cs="Arial"/>
                  <w:i/>
                  <w:iCs/>
                </w:rPr>
                <w:fldChar w:fldCharType="begin"/>
              </w:r>
              <w:r>
                <w:instrText xml:space="preserve"> XE "</w:instrText>
              </w:r>
              <w:r w:rsidRPr="000A18C2">
                <w:rPr>
                  <w:rFonts w:cs="Arial"/>
                  <w:i/>
                  <w:iCs/>
                </w:rPr>
                <w:instrText>TPmAKMasterMS.Fade1Char</w:instrText>
              </w:r>
              <w:r>
                <w:instrText xml:space="preserve">" </w:instrText>
              </w:r>
              <w:r>
                <w:rPr>
                  <w:rFonts w:cs="Arial"/>
                  <w:i/>
                  <w:iCs/>
                </w:rPr>
                <w:fldChar w:fldCharType="end"/>
              </w:r>
            </w:ins>
          </w:p>
        </w:tc>
        <w:tc>
          <w:tcPr>
            <w:tcW w:w="308" w:type="dxa"/>
          </w:tcPr>
          <w:p w14:paraId="6FFF5F95" w14:textId="647F565C" w:rsidR="0061429E" w:rsidRDefault="0061429E" w:rsidP="007B3066">
            <w:pPr>
              <w:rPr>
                <w:ins w:id="699" w:author="KARL-MICHAEL HAHN [2]" w:date="2021-09-13T15:41:00Z"/>
                <w:iCs/>
              </w:rPr>
            </w:pPr>
            <w:ins w:id="700" w:author="KARL-MICHAEL HAHN [2]" w:date="2021-09-13T15:41:00Z">
              <w:r>
                <w:rPr>
                  <w:iCs/>
                </w:rPr>
                <w:t>9</w:t>
              </w:r>
            </w:ins>
          </w:p>
        </w:tc>
        <w:tc>
          <w:tcPr>
            <w:tcW w:w="3661" w:type="dxa"/>
          </w:tcPr>
          <w:p w14:paraId="3302D2B0" w14:textId="77777777" w:rsidR="0061429E" w:rsidRDefault="0061429E" w:rsidP="007B3066">
            <w:pPr>
              <w:rPr>
                <w:ins w:id="701" w:author="KARL-MICHAEL HAHN [2]" w:date="2021-09-13T15:41:00Z"/>
                <w:iCs/>
              </w:rPr>
            </w:pPr>
          </w:p>
        </w:tc>
      </w:tr>
      <w:tr w:rsidR="0061429E" w14:paraId="67266559" w14:textId="77777777" w:rsidTr="0061429E">
        <w:trPr>
          <w:ins w:id="702" w:author="KARL-MICHAEL HAHN [2]" w:date="2021-09-13T15:41:00Z"/>
        </w:trPr>
        <w:tc>
          <w:tcPr>
            <w:tcW w:w="4390" w:type="dxa"/>
          </w:tcPr>
          <w:p w14:paraId="08324FF6" w14:textId="579130FF" w:rsidR="0061429E" w:rsidRDefault="0061429E" w:rsidP="007B3066">
            <w:pPr>
              <w:rPr>
                <w:ins w:id="703" w:author="KARL-MICHAEL HAHN [2]" w:date="2021-09-13T15:41:00Z"/>
                <w:iCs/>
              </w:rPr>
            </w:pPr>
            <w:ins w:id="704" w:author="KARL-MICHAEL HAHN [2]" w:date="2021-09-13T15:41:00Z">
              <w:r w:rsidRPr="00BB57FB">
                <w:rPr>
                  <w:i/>
                  <w:iCs/>
                </w:rPr>
                <w:t>Recovery Characteristic Value</w:t>
              </w:r>
            </w:ins>
            <w:ins w:id="705" w:author="KARL-MICHAEL HAHN [2]" w:date="2021-09-13T15:46:00Z">
              <w:r>
                <w:rPr>
                  <w:i/>
                  <w:iCs/>
                </w:rPr>
                <w:fldChar w:fldCharType="begin"/>
              </w:r>
              <w:r>
                <w:instrText xml:space="preserve"> XE "</w:instrText>
              </w:r>
              <w:r w:rsidRPr="00371312">
                <w:rPr>
                  <w:i/>
                  <w:iCs/>
                </w:rPr>
                <w:instrText>TPmAKMasterMS.RecChar</w:instrText>
              </w:r>
              <w:r>
                <w:instrText xml:space="preserve">" </w:instrText>
              </w:r>
              <w:r>
                <w:rPr>
                  <w:i/>
                  <w:iCs/>
                </w:rPr>
                <w:fldChar w:fldCharType="end"/>
              </w:r>
            </w:ins>
          </w:p>
        </w:tc>
        <w:tc>
          <w:tcPr>
            <w:tcW w:w="308" w:type="dxa"/>
          </w:tcPr>
          <w:p w14:paraId="0D3251A2" w14:textId="24E673C4" w:rsidR="0061429E" w:rsidRDefault="0061429E" w:rsidP="007B3066">
            <w:pPr>
              <w:rPr>
                <w:ins w:id="706" w:author="KARL-MICHAEL HAHN [2]" w:date="2021-09-13T15:41:00Z"/>
                <w:iCs/>
              </w:rPr>
            </w:pPr>
            <w:ins w:id="707" w:author="KARL-MICHAEL HAHN [2]" w:date="2021-09-13T15:41:00Z">
              <w:r>
                <w:rPr>
                  <w:iCs/>
                </w:rPr>
                <w:t>10</w:t>
              </w:r>
            </w:ins>
          </w:p>
        </w:tc>
        <w:tc>
          <w:tcPr>
            <w:tcW w:w="3661" w:type="dxa"/>
          </w:tcPr>
          <w:p w14:paraId="5E726F58" w14:textId="77777777" w:rsidR="0061429E" w:rsidRDefault="0061429E" w:rsidP="007B3066">
            <w:pPr>
              <w:rPr>
                <w:ins w:id="708" w:author="KARL-MICHAEL HAHN [2]" w:date="2021-09-13T15:41:00Z"/>
                <w:iCs/>
              </w:rPr>
            </w:pPr>
          </w:p>
        </w:tc>
      </w:tr>
      <w:tr w:rsidR="0061429E" w14:paraId="15B4515D" w14:textId="77777777" w:rsidTr="0061429E">
        <w:trPr>
          <w:trHeight w:val="691"/>
          <w:ins w:id="709" w:author="KARL-MICHAEL HAHN [2]" w:date="2021-09-13T15:41:00Z"/>
        </w:trPr>
        <w:tc>
          <w:tcPr>
            <w:tcW w:w="4390" w:type="dxa"/>
            <w:tcPrChange w:id="710" w:author="KARL-MICHAEL HAHN [2]" w:date="2021-09-13T15:46:00Z">
              <w:tcPr>
                <w:tcW w:w="4390" w:type="dxa"/>
                <w:gridSpan w:val="2"/>
              </w:tcPr>
            </w:tcPrChange>
          </w:tcPr>
          <w:p w14:paraId="43BAAEDE" w14:textId="4F590EC5" w:rsidR="0061429E" w:rsidRDefault="0061429E" w:rsidP="007B3066">
            <w:pPr>
              <w:rPr>
                <w:ins w:id="711" w:author="KARL-MICHAEL HAHN [2]" w:date="2021-09-13T15:41:00Z"/>
                <w:iCs/>
              </w:rPr>
            </w:pPr>
            <w:ins w:id="712" w:author="KARL-MICHAEL HAHN [2]" w:date="2021-09-13T15:41:00Z">
              <w:r w:rsidRPr="00BB57FB">
                <w:rPr>
                  <w:i/>
                  <w:iCs/>
                </w:rPr>
                <w:t>Temperature Sensitivity Value</w:t>
              </w:r>
            </w:ins>
            <w:ins w:id="713" w:author="KARL-MICHAEL HAHN [2]" w:date="2021-09-13T15:46:00Z">
              <w:r>
                <w:rPr>
                  <w:i/>
                  <w:iCs/>
                </w:rPr>
                <w:fldChar w:fldCharType="begin"/>
              </w:r>
              <w:r>
                <w:instrText xml:space="preserve"> XE "</w:instrText>
              </w:r>
              <w:r w:rsidRPr="00C12384">
                <w:rPr>
                  <w:i/>
                  <w:iCs/>
                </w:rPr>
                <w:instrText>TPmAKMasterMS.TempSensChar</w:instrText>
              </w:r>
              <w:r>
                <w:instrText xml:space="preserve">" </w:instrText>
              </w:r>
              <w:r>
                <w:rPr>
                  <w:i/>
                  <w:iCs/>
                </w:rPr>
                <w:fldChar w:fldCharType="end"/>
              </w:r>
            </w:ins>
          </w:p>
        </w:tc>
        <w:tc>
          <w:tcPr>
            <w:tcW w:w="308" w:type="dxa"/>
            <w:tcPrChange w:id="714" w:author="KARL-MICHAEL HAHN [2]" w:date="2021-09-13T15:46:00Z">
              <w:tcPr>
                <w:tcW w:w="308" w:type="dxa"/>
                <w:gridSpan w:val="2"/>
              </w:tcPr>
            </w:tcPrChange>
          </w:tcPr>
          <w:p w14:paraId="6BD3615F" w14:textId="1732FFD2" w:rsidR="0061429E" w:rsidRDefault="0061429E" w:rsidP="007B3066">
            <w:pPr>
              <w:rPr>
                <w:ins w:id="715" w:author="KARL-MICHAEL HAHN [2]" w:date="2021-09-13T15:41:00Z"/>
                <w:iCs/>
              </w:rPr>
            </w:pPr>
            <w:ins w:id="716" w:author="KARL-MICHAEL HAHN [2]" w:date="2021-09-13T15:41:00Z">
              <w:r>
                <w:rPr>
                  <w:iCs/>
                </w:rPr>
                <w:t>12</w:t>
              </w:r>
            </w:ins>
          </w:p>
        </w:tc>
        <w:tc>
          <w:tcPr>
            <w:tcW w:w="3661" w:type="dxa"/>
            <w:tcPrChange w:id="717" w:author="KARL-MICHAEL HAHN [2]" w:date="2021-09-13T15:46:00Z">
              <w:tcPr>
                <w:tcW w:w="3661" w:type="dxa"/>
                <w:gridSpan w:val="2"/>
              </w:tcPr>
            </w:tcPrChange>
          </w:tcPr>
          <w:p w14:paraId="274B7AD7" w14:textId="77777777" w:rsidR="0061429E" w:rsidRDefault="0061429E" w:rsidP="007B3066">
            <w:pPr>
              <w:rPr>
                <w:ins w:id="718" w:author="KARL-MICHAEL HAHN [2]" w:date="2021-09-13T15:41:00Z"/>
                <w:iCs/>
              </w:rPr>
            </w:pPr>
          </w:p>
        </w:tc>
      </w:tr>
      <w:tr w:rsidR="0061429E" w14:paraId="683CD48E" w14:textId="77777777" w:rsidTr="0061429E">
        <w:trPr>
          <w:ins w:id="719" w:author="KARL-MICHAEL HAHN [2]" w:date="2021-09-13T15:41:00Z"/>
        </w:trPr>
        <w:tc>
          <w:tcPr>
            <w:tcW w:w="4390" w:type="dxa"/>
          </w:tcPr>
          <w:p w14:paraId="57F720D5" w14:textId="19358870" w:rsidR="0061429E" w:rsidRDefault="0061429E" w:rsidP="007B3066">
            <w:pPr>
              <w:rPr>
                <w:ins w:id="720" w:author="KARL-MICHAEL HAHN [2]" w:date="2021-09-13T15:41:00Z"/>
                <w:iCs/>
              </w:rPr>
            </w:pPr>
            <w:ins w:id="721" w:author="KARL-MICHAEL HAHN [2]" w:date="2021-09-13T15:42:00Z">
              <w:r w:rsidRPr="00BB57FB">
                <w:rPr>
                  <w:i/>
                  <w:iCs/>
                </w:rPr>
                <w:t>Characteristic Check Value</w:t>
              </w:r>
            </w:ins>
            <w:ins w:id="722" w:author="KARL-MICHAEL HAHN [2]" w:date="2021-09-13T15:47:00Z">
              <w:r>
                <w:rPr>
                  <w:i/>
                  <w:iCs/>
                </w:rPr>
                <w:fldChar w:fldCharType="begin"/>
              </w:r>
              <w:r>
                <w:instrText xml:space="preserve"> XE "</w:instrText>
              </w:r>
              <w:r w:rsidRPr="0090392B">
                <w:rPr>
                  <w:i/>
                  <w:iCs/>
                </w:rPr>
                <w:instrText>TPmAKMasterMS.CheckChar</w:instrText>
              </w:r>
              <w:r>
                <w:instrText xml:space="preserve">" </w:instrText>
              </w:r>
              <w:r>
                <w:rPr>
                  <w:i/>
                  <w:iCs/>
                </w:rPr>
                <w:fldChar w:fldCharType="end"/>
              </w:r>
            </w:ins>
          </w:p>
        </w:tc>
        <w:tc>
          <w:tcPr>
            <w:tcW w:w="308" w:type="dxa"/>
          </w:tcPr>
          <w:p w14:paraId="3EB35DE0" w14:textId="76F26211" w:rsidR="0061429E" w:rsidRDefault="0061429E" w:rsidP="007B3066">
            <w:pPr>
              <w:rPr>
                <w:ins w:id="723" w:author="KARL-MICHAEL HAHN [2]" w:date="2021-09-13T15:41:00Z"/>
                <w:iCs/>
              </w:rPr>
            </w:pPr>
            <w:ins w:id="724" w:author="KARL-MICHAEL HAHN [2]" w:date="2021-09-13T15:42:00Z">
              <w:r>
                <w:rPr>
                  <w:iCs/>
                </w:rPr>
                <w:t>13</w:t>
              </w:r>
            </w:ins>
          </w:p>
        </w:tc>
        <w:tc>
          <w:tcPr>
            <w:tcW w:w="3661" w:type="dxa"/>
          </w:tcPr>
          <w:p w14:paraId="022533B2" w14:textId="77777777" w:rsidR="0061429E" w:rsidRDefault="0061429E" w:rsidP="007B3066">
            <w:pPr>
              <w:rPr>
                <w:ins w:id="725" w:author="KARL-MICHAEL HAHN [2]" w:date="2021-09-13T15:41:00Z"/>
                <w:iCs/>
              </w:rPr>
            </w:pPr>
          </w:p>
        </w:tc>
      </w:tr>
      <w:tr w:rsidR="0061429E" w14:paraId="32CD1B26" w14:textId="77777777" w:rsidTr="0061429E">
        <w:trPr>
          <w:ins w:id="726" w:author="KARL-MICHAEL HAHN [2]" w:date="2021-09-13T15:42:00Z"/>
        </w:trPr>
        <w:tc>
          <w:tcPr>
            <w:tcW w:w="4390" w:type="dxa"/>
          </w:tcPr>
          <w:p w14:paraId="152A3A30" w14:textId="6449033E" w:rsidR="0061429E" w:rsidRDefault="0061429E" w:rsidP="007B3066">
            <w:pPr>
              <w:rPr>
                <w:ins w:id="727" w:author="KARL-MICHAEL HAHN [2]" w:date="2021-09-13T15:42:00Z"/>
                <w:iCs/>
              </w:rPr>
            </w:pPr>
            <w:ins w:id="728" w:author="KARL-MICHAEL HAHN [2]" w:date="2021-09-13T15:42:00Z">
              <w:r w:rsidRPr="00BB57FB">
                <w:rPr>
                  <w:i/>
                  <w:iCs/>
                </w:rPr>
                <w:t>Fade 2</w:t>
              </w:r>
            </w:ins>
            <w:ins w:id="729" w:author="KARL-MICHAEL HAHN [2]" w:date="2021-09-13T15:47:00Z">
              <w:r>
                <w:rPr>
                  <w:i/>
                  <w:iCs/>
                </w:rPr>
                <w:fldChar w:fldCharType="begin"/>
              </w:r>
              <w:r>
                <w:instrText xml:space="preserve"> XE "</w:instrText>
              </w:r>
              <w:r w:rsidRPr="00DA5556">
                <w:rPr>
                  <w:i/>
                  <w:iCs/>
                </w:rPr>
                <w:instrText>TPmAKMasterMS.Fade2Char</w:instrText>
              </w:r>
              <w:r>
                <w:instrText xml:space="preserve">" </w:instrText>
              </w:r>
              <w:r>
                <w:rPr>
                  <w:i/>
                  <w:iCs/>
                </w:rPr>
                <w:fldChar w:fldCharType="end"/>
              </w:r>
            </w:ins>
          </w:p>
        </w:tc>
        <w:tc>
          <w:tcPr>
            <w:tcW w:w="308" w:type="dxa"/>
          </w:tcPr>
          <w:p w14:paraId="1006F68B" w14:textId="0B3EF409" w:rsidR="0061429E" w:rsidRDefault="0061429E" w:rsidP="007B3066">
            <w:pPr>
              <w:rPr>
                <w:ins w:id="730" w:author="KARL-MICHAEL HAHN [2]" w:date="2021-09-13T15:42:00Z"/>
                <w:iCs/>
              </w:rPr>
            </w:pPr>
            <w:ins w:id="731" w:author="KARL-MICHAEL HAHN [2]" w:date="2021-09-13T15:42:00Z">
              <w:r>
                <w:rPr>
                  <w:iCs/>
                </w:rPr>
                <w:t>14</w:t>
              </w:r>
            </w:ins>
          </w:p>
        </w:tc>
        <w:tc>
          <w:tcPr>
            <w:tcW w:w="3661" w:type="dxa"/>
          </w:tcPr>
          <w:p w14:paraId="762CE153" w14:textId="77777777" w:rsidR="0061429E" w:rsidRDefault="0061429E" w:rsidP="007B3066">
            <w:pPr>
              <w:rPr>
                <w:ins w:id="732" w:author="KARL-MICHAEL HAHN [2]" w:date="2021-09-13T15:42:00Z"/>
                <w:iCs/>
              </w:rPr>
            </w:pPr>
          </w:p>
        </w:tc>
      </w:tr>
      <w:tr w:rsidR="0061429E" w14:paraId="5DF408BB" w14:textId="77777777" w:rsidTr="0061429E">
        <w:trPr>
          <w:ins w:id="733" w:author="KARL-MICHAEL HAHN [2]" w:date="2021-09-13T15:36:00Z"/>
          <w:trPrChange w:id="734" w:author="KARL-MICHAEL HAHN [2]" w:date="2021-09-13T15:38:00Z">
            <w:trPr>
              <w:gridAfter w:val="0"/>
            </w:trPr>
          </w:trPrChange>
        </w:trPr>
        <w:tc>
          <w:tcPr>
            <w:tcW w:w="4390" w:type="dxa"/>
            <w:tcPrChange w:id="735" w:author="KARL-MICHAEL HAHN [2]" w:date="2021-09-13T15:38:00Z">
              <w:tcPr>
                <w:tcW w:w="2349" w:type="dxa"/>
              </w:tcPr>
            </w:tcPrChange>
          </w:tcPr>
          <w:p w14:paraId="192B6088" w14:textId="60070658" w:rsidR="0061429E" w:rsidRDefault="0061429E" w:rsidP="007B3066">
            <w:pPr>
              <w:rPr>
                <w:ins w:id="736" w:author="KARL-MICHAEL HAHN [2]" w:date="2021-09-13T15:36:00Z"/>
                <w:iCs/>
              </w:rPr>
            </w:pPr>
            <w:ins w:id="737" w:author="KARL-MICHAEL HAHN [2]" w:date="2021-09-13T15:42:00Z">
              <w:r w:rsidRPr="00BB57FB">
                <w:rPr>
                  <w:i/>
                  <w:iCs/>
                </w:rPr>
                <w:t>Post Fade Characteristic Value</w:t>
              </w:r>
            </w:ins>
            <w:ins w:id="738" w:author="KARL-MICHAEL HAHN [2]" w:date="2021-09-13T15:47:00Z">
              <w:r>
                <w:rPr>
                  <w:i/>
                  <w:iCs/>
                </w:rPr>
                <w:fldChar w:fldCharType="begin"/>
              </w:r>
              <w:r>
                <w:instrText xml:space="preserve"> XE "</w:instrText>
              </w:r>
              <w:r w:rsidRPr="00932542">
                <w:rPr>
                  <w:i/>
                  <w:iCs/>
                </w:rPr>
                <w:instrText>TPmAKMasterMS.PostFadeChar</w:instrText>
              </w:r>
              <w:r>
                <w:instrText xml:space="preserve">" </w:instrText>
              </w:r>
              <w:r>
                <w:rPr>
                  <w:i/>
                  <w:iCs/>
                </w:rPr>
                <w:fldChar w:fldCharType="end"/>
              </w:r>
            </w:ins>
          </w:p>
        </w:tc>
        <w:tc>
          <w:tcPr>
            <w:tcW w:w="308" w:type="dxa"/>
            <w:tcPrChange w:id="739" w:author="KARL-MICHAEL HAHN [2]" w:date="2021-09-13T15:38:00Z">
              <w:tcPr>
                <w:tcW w:w="2349" w:type="dxa"/>
                <w:gridSpan w:val="2"/>
              </w:tcPr>
            </w:tcPrChange>
          </w:tcPr>
          <w:p w14:paraId="3023085D" w14:textId="715B010B" w:rsidR="0061429E" w:rsidRDefault="0061429E" w:rsidP="007B3066">
            <w:pPr>
              <w:rPr>
                <w:ins w:id="740" w:author="KARL-MICHAEL HAHN [2]" w:date="2021-09-13T15:36:00Z"/>
                <w:iCs/>
              </w:rPr>
            </w:pPr>
            <w:ins w:id="741" w:author="KARL-MICHAEL HAHN [2]" w:date="2021-09-13T15:42:00Z">
              <w:r>
                <w:rPr>
                  <w:iCs/>
                </w:rPr>
                <w:t>15</w:t>
              </w:r>
            </w:ins>
          </w:p>
        </w:tc>
        <w:tc>
          <w:tcPr>
            <w:tcW w:w="3661" w:type="dxa"/>
            <w:tcPrChange w:id="742" w:author="KARL-MICHAEL HAHN [2]" w:date="2021-09-13T15:38:00Z">
              <w:tcPr>
                <w:tcW w:w="2349" w:type="dxa"/>
                <w:gridSpan w:val="2"/>
              </w:tcPr>
            </w:tcPrChange>
          </w:tcPr>
          <w:p w14:paraId="4B04B226" w14:textId="77777777" w:rsidR="0061429E" w:rsidRDefault="0061429E" w:rsidP="007B3066">
            <w:pPr>
              <w:rPr>
                <w:ins w:id="743" w:author="KARL-MICHAEL HAHN [2]" w:date="2021-09-13T15:36:00Z"/>
                <w:iCs/>
              </w:rPr>
            </w:pPr>
          </w:p>
        </w:tc>
      </w:tr>
    </w:tbl>
    <w:p w14:paraId="05CA04E2" w14:textId="6818EBC3" w:rsidR="00FB448D" w:rsidRPr="007B3066" w:rsidRDefault="00E23D7D">
      <w:pPr>
        <w:pStyle w:val="Caption"/>
        <w:rPr>
          <w:iCs/>
        </w:rPr>
        <w:pPrChange w:id="744" w:author="KARL-MICHAEL HAHN [2]" w:date="2021-09-13T15:56:00Z">
          <w:pPr/>
        </w:pPrChange>
      </w:pPr>
      <w:ins w:id="745" w:author="KARL-MICHAEL HAHN [2]" w:date="2021-09-13T15:56:00Z">
        <w:r>
          <w:t xml:space="preserve">Table </w:t>
        </w:r>
        <w:r>
          <w:fldChar w:fldCharType="begin"/>
        </w:r>
        <w:r>
          <w:instrText xml:space="preserve"> STYLEREF 1 \s </w:instrText>
        </w:r>
      </w:ins>
      <w:r>
        <w:fldChar w:fldCharType="separate"/>
      </w:r>
      <w:r>
        <w:rPr>
          <w:noProof/>
        </w:rPr>
        <w:t>6</w:t>
      </w:r>
      <w:ins w:id="746" w:author="KARL-MICHAEL HAHN [2]" w:date="2021-09-13T15:56:00Z">
        <w:r>
          <w:fldChar w:fldCharType="end"/>
        </w:r>
        <w:r>
          <w:noBreakHyphen/>
        </w:r>
        <w:r>
          <w:fldChar w:fldCharType="begin"/>
        </w:r>
        <w:r>
          <w:instrText xml:space="preserve"> SEQ Table \* ARABIC \s 1 </w:instrText>
        </w:r>
      </w:ins>
      <w:r>
        <w:fldChar w:fldCharType="separate"/>
      </w:r>
      <w:ins w:id="747" w:author="KARL-MICHAEL HAHN [2]" w:date="2021-09-13T15:56:00Z">
        <w:r>
          <w:rPr>
            <w:noProof/>
          </w:rPr>
          <w:t>7</w:t>
        </w:r>
        <w:r>
          <w:fldChar w:fldCharType="end"/>
        </w:r>
        <w:r>
          <w:t xml:space="preserve"> </w:t>
        </w:r>
        <w:r w:rsidRPr="00720ECA">
          <w:t>Characteristic values from AK Master</w:t>
        </w:r>
      </w:ins>
    </w:p>
    <w:p w14:paraId="6728B8D7" w14:textId="592D0174" w:rsidR="0069184D" w:rsidRPr="00BB57FB" w:rsidDel="009D2FE2" w:rsidRDefault="007B3066" w:rsidP="0069184D">
      <w:pPr>
        <w:pStyle w:val="ListParagraph"/>
        <w:numPr>
          <w:ilvl w:val="0"/>
          <w:numId w:val="21"/>
        </w:numPr>
        <w:ind w:right="50"/>
        <w:rPr>
          <w:del w:id="748" w:author="KARL-MICHAEL HAHN [2]" w:date="2021-09-13T15:48:00Z"/>
          <w:rFonts w:cs="Arial"/>
          <w:i/>
          <w:iCs/>
        </w:rPr>
      </w:pPr>
      <w:del w:id="749" w:author="KARL-MICHAEL HAHN [2]" w:date="2021-09-13T15:48:00Z">
        <w:r w:rsidRPr="00BB57FB" w:rsidDel="009D2FE2">
          <w:rPr>
            <w:i/>
            <w:iCs/>
          </w:rPr>
          <w:delText>General Characteristic Value</w:delText>
        </w:r>
        <w:r w:rsidR="002C7B97" w:rsidRPr="00BB57FB" w:rsidDel="009D2FE2">
          <w:rPr>
            <w:i/>
            <w:iCs/>
          </w:rPr>
          <w:delText xml:space="preserve"> (3)</w:delText>
        </w:r>
        <w:r w:rsidRPr="00BB57FB" w:rsidDel="009D2FE2">
          <w:rPr>
            <w:i/>
            <w:iCs/>
          </w:rPr>
          <w:delText xml:space="preserve"> {</w:delText>
        </w:r>
        <w:r w:rsidR="00BB57FB" w:rsidRPr="00BB57FB" w:rsidDel="009D2FE2">
          <w:rPr>
            <w:i/>
            <w:iCs/>
          </w:rPr>
          <w:delText>Gen</w:delText>
        </w:r>
        <w:r w:rsidRPr="00BB57FB" w:rsidDel="009D2FE2">
          <w:rPr>
            <w:i/>
            <w:iCs/>
          </w:rPr>
          <w:delText>Char</w:delText>
        </w:r>
        <w:r w:rsidR="00BB57FB" w:rsidRPr="00BB57FB" w:rsidDel="009D2FE2">
          <w:rPr>
            <w:i/>
            <w:iCs/>
          </w:rPr>
          <w:delText>Valu</w:delText>
        </w:r>
        <w:r w:rsidR="0069184D" w:rsidRPr="00BB57FB" w:rsidDel="009D2FE2">
          <w:rPr>
            <w:i/>
            <w:iCs/>
          </w:rPr>
          <w:delText>e}</w:delText>
        </w:r>
      </w:del>
    </w:p>
    <w:p w14:paraId="2047EC58" w14:textId="59128534" w:rsidR="0069184D" w:rsidRPr="00BB57FB" w:rsidDel="009D2FE2" w:rsidRDefault="002C7B97" w:rsidP="0069184D">
      <w:pPr>
        <w:pStyle w:val="ListParagraph"/>
        <w:numPr>
          <w:ilvl w:val="0"/>
          <w:numId w:val="21"/>
        </w:numPr>
        <w:ind w:right="50"/>
        <w:rPr>
          <w:del w:id="750" w:author="KARL-MICHAEL HAHN [2]" w:date="2021-09-13T15:48:00Z"/>
          <w:rFonts w:cs="Arial"/>
          <w:i/>
          <w:iCs/>
        </w:rPr>
      </w:pPr>
      <w:del w:id="751" w:author="KARL-MICHAEL HAHN [2]" w:date="2021-09-13T15:48:00Z">
        <w:r w:rsidRPr="00BB57FB" w:rsidDel="009D2FE2">
          <w:rPr>
            <w:i/>
            <w:iCs/>
          </w:rPr>
          <w:delText>Pressure</w:delText>
        </w:r>
        <w:r w:rsidR="00360CA0" w:rsidRPr="00BB57FB" w:rsidDel="009D2FE2">
          <w:rPr>
            <w:i/>
            <w:iCs/>
          </w:rPr>
          <w:delText xml:space="preserve"> Sensitivity</w:delText>
        </w:r>
        <w:r w:rsidRPr="00BB57FB" w:rsidDel="009D2FE2">
          <w:rPr>
            <w:i/>
            <w:iCs/>
          </w:rPr>
          <w:delText xml:space="preserve"> Value </w:delText>
        </w:r>
        <w:r w:rsidR="00360CA0" w:rsidRPr="00BB57FB" w:rsidDel="009D2FE2">
          <w:rPr>
            <w:i/>
            <w:iCs/>
          </w:rPr>
          <w:delText xml:space="preserve">1 </w:delText>
        </w:r>
        <w:r w:rsidRPr="00BB57FB" w:rsidDel="009D2FE2">
          <w:rPr>
            <w:i/>
            <w:iCs/>
          </w:rPr>
          <w:delText>(4.3)</w:delText>
        </w:r>
        <w:r w:rsidR="0069184D" w:rsidRPr="00BB57FB" w:rsidDel="009D2FE2">
          <w:rPr>
            <w:i/>
            <w:iCs/>
          </w:rPr>
          <w:delText xml:space="preserve"> {</w:delText>
        </w:r>
        <w:r w:rsidR="00BB57FB" w:rsidRPr="00BB57FB" w:rsidDel="009D2FE2">
          <w:rPr>
            <w:i/>
            <w:iCs/>
          </w:rPr>
          <w:delText>PressSens1</w:delText>
        </w:r>
        <w:r w:rsidR="0069184D" w:rsidRPr="00BB57FB" w:rsidDel="009D2FE2">
          <w:rPr>
            <w:i/>
            <w:iCs/>
          </w:rPr>
          <w:delText>}</w:delText>
        </w:r>
      </w:del>
    </w:p>
    <w:p w14:paraId="0242B674" w14:textId="053D959E" w:rsidR="0069184D" w:rsidRPr="00BB57FB" w:rsidDel="009D2FE2" w:rsidRDefault="002C7B97" w:rsidP="0069184D">
      <w:pPr>
        <w:pStyle w:val="ListParagraph"/>
        <w:numPr>
          <w:ilvl w:val="0"/>
          <w:numId w:val="21"/>
        </w:numPr>
        <w:ind w:right="50"/>
        <w:rPr>
          <w:del w:id="752" w:author="KARL-MICHAEL HAHN [2]" w:date="2021-09-13T15:48:00Z"/>
          <w:rFonts w:cs="Arial"/>
          <w:i/>
          <w:iCs/>
        </w:rPr>
      </w:pPr>
      <w:del w:id="753" w:author="KARL-MICHAEL HAHN [2]" w:date="2021-09-13T15:48:00Z">
        <w:r w:rsidRPr="00BB57FB" w:rsidDel="009D2FE2">
          <w:rPr>
            <w:i/>
            <w:iCs/>
          </w:rPr>
          <w:delText xml:space="preserve">Pressure </w:delText>
        </w:r>
        <w:r w:rsidR="00BB57FB" w:rsidRPr="00BB57FB" w:rsidDel="009D2FE2">
          <w:rPr>
            <w:i/>
            <w:iCs/>
          </w:rPr>
          <w:delText xml:space="preserve">Sensitivity </w:delText>
        </w:r>
        <w:r w:rsidRPr="00BB57FB" w:rsidDel="009D2FE2">
          <w:rPr>
            <w:i/>
            <w:iCs/>
          </w:rPr>
          <w:delText xml:space="preserve">Value </w:delText>
        </w:r>
        <w:r w:rsidR="00BB57FB" w:rsidRPr="00BB57FB" w:rsidDel="009D2FE2">
          <w:rPr>
            <w:i/>
            <w:iCs/>
          </w:rPr>
          <w:delText xml:space="preserve">2 </w:delText>
        </w:r>
        <w:r w:rsidRPr="00BB57FB" w:rsidDel="009D2FE2">
          <w:rPr>
            <w:i/>
            <w:iCs/>
          </w:rPr>
          <w:delText>(4.5)</w:delText>
        </w:r>
        <w:r w:rsidR="00BB57FB" w:rsidRPr="00BB57FB" w:rsidDel="009D2FE2">
          <w:rPr>
            <w:i/>
            <w:iCs/>
          </w:rPr>
          <w:delText>{PressSens2</w:delText>
        </w:r>
        <w:r w:rsidR="0069184D" w:rsidRPr="00BB57FB" w:rsidDel="009D2FE2">
          <w:rPr>
            <w:i/>
            <w:iCs/>
          </w:rPr>
          <w:delText>}</w:delText>
        </w:r>
        <w:r w:rsidRPr="00BB57FB" w:rsidDel="009D2FE2">
          <w:rPr>
            <w:i/>
            <w:iCs/>
          </w:rPr>
          <w:delText xml:space="preserve"> </w:delText>
        </w:r>
      </w:del>
    </w:p>
    <w:p w14:paraId="545E2262" w14:textId="22BDBC9C" w:rsidR="0069184D" w:rsidRPr="00BB57FB" w:rsidDel="009D2FE2" w:rsidRDefault="00BB57FB" w:rsidP="0069184D">
      <w:pPr>
        <w:pStyle w:val="ListParagraph"/>
        <w:numPr>
          <w:ilvl w:val="0"/>
          <w:numId w:val="21"/>
        </w:numPr>
        <w:ind w:right="50"/>
        <w:rPr>
          <w:del w:id="754" w:author="KARL-MICHAEL HAHN [2]" w:date="2021-09-13T15:48:00Z"/>
          <w:rFonts w:cs="Arial"/>
          <w:i/>
          <w:iCs/>
        </w:rPr>
      </w:pPr>
      <w:del w:id="755" w:author="KARL-MICHAEL HAHN [2]" w:date="2021-09-13T15:48:00Z">
        <w:r w:rsidRPr="00BB57FB" w:rsidDel="009D2FE2">
          <w:rPr>
            <w:i/>
            <w:iCs/>
          </w:rPr>
          <w:delText xml:space="preserve">Post Speed </w:delText>
        </w:r>
        <w:r w:rsidR="002C7B97" w:rsidRPr="00BB57FB" w:rsidDel="009D2FE2">
          <w:rPr>
            <w:i/>
            <w:iCs/>
          </w:rPr>
          <w:delText>Characteristic Value (5)</w:delText>
        </w:r>
        <w:r w:rsidRPr="00BB57FB" w:rsidDel="009D2FE2">
          <w:rPr>
            <w:i/>
            <w:iCs/>
          </w:rPr>
          <w:delText xml:space="preserve"> {PostSpdChar</w:delText>
        </w:r>
        <w:r w:rsidR="0069184D" w:rsidRPr="00BB57FB" w:rsidDel="009D2FE2">
          <w:rPr>
            <w:i/>
            <w:iCs/>
          </w:rPr>
          <w:delText>}</w:delText>
        </w:r>
      </w:del>
    </w:p>
    <w:p w14:paraId="3A59E3D1" w14:textId="01E9C940" w:rsidR="0069184D" w:rsidRPr="00BB57FB" w:rsidDel="009D2FE2" w:rsidRDefault="002C7B97" w:rsidP="0069184D">
      <w:pPr>
        <w:pStyle w:val="ListParagraph"/>
        <w:numPr>
          <w:ilvl w:val="0"/>
          <w:numId w:val="21"/>
        </w:numPr>
        <w:ind w:right="50"/>
        <w:rPr>
          <w:del w:id="756" w:author="KARL-MICHAEL HAHN [2]" w:date="2021-09-13T15:48:00Z"/>
          <w:rFonts w:cs="Arial"/>
          <w:i/>
          <w:iCs/>
        </w:rPr>
      </w:pPr>
      <w:del w:id="757" w:author="KARL-MICHAEL HAHN [2]" w:date="2021-09-13T15:48:00Z">
        <w:r w:rsidRPr="00BB57FB" w:rsidDel="009D2FE2">
          <w:rPr>
            <w:i/>
            <w:iCs/>
          </w:rPr>
          <w:delText>40°C Brake Apply (6)</w:delText>
        </w:r>
        <w:r w:rsidR="00BB57FB" w:rsidRPr="00BB57FB" w:rsidDel="009D2FE2">
          <w:rPr>
            <w:i/>
            <w:iCs/>
          </w:rPr>
          <w:delText xml:space="preserve"> {ColdBrakeApply</w:delText>
        </w:r>
        <w:r w:rsidR="0069184D" w:rsidRPr="00BB57FB" w:rsidDel="009D2FE2">
          <w:rPr>
            <w:i/>
            <w:iCs/>
          </w:rPr>
          <w:delText>}</w:delText>
        </w:r>
      </w:del>
    </w:p>
    <w:p w14:paraId="2585AE15" w14:textId="2B8285A7" w:rsidR="0069184D" w:rsidRPr="00BB57FB" w:rsidDel="009D2FE2" w:rsidRDefault="002C7B97" w:rsidP="0069184D">
      <w:pPr>
        <w:pStyle w:val="ListParagraph"/>
        <w:numPr>
          <w:ilvl w:val="0"/>
          <w:numId w:val="21"/>
        </w:numPr>
        <w:ind w:right="50"/>
        <w:rPr>
          <w:del w:id="758" w:author="KARL-MICHAEL HAHN [2]" w:date="2021-09-13T15:48:00Z"/>
          <w:rFonts w:cs="Arial"/>
          <w:i/>
          <w:iCs/>
        </w:rPr>
      </w:pPr>
      <w:del w:id="759" w:author="KARL-MICHAEL HAHN [2]" w:date="2021-09-13T15:48:00Z">
        <w:r w:rsidRPr="00BB57FB" w:rsidDel="009D2FE2">
          <w:rPr>
            <w:i/>
            <w:iCs/>
          </w:rPr>
          <w:delText>Second Motorway Apply (7)</w:delText>
        </w:r>
        <w:r w:rsidR="00BB57FB" w:rsidRPr="00BB57FB" w:rsidDel="009D2FE2">
          <w:rPr>
            <w:i/>
            <w:iCs/>
          </w:rPr>
          <w:delText xml:space="preserve"> {SecMotorwayApply</w:delText>
        </w:r>
        <w:r w:rsidR="0069184D" w:rsidRPr="00BB57FB" w:rsidDel="009D2FE2">
          <w:rPr>
            <w:i/>
            <w:iCs/>
          </w:rPr>
          <w:delText>}</w:delText>
        </w:r>
      </w:del>
    </w:p>
    <w:p w14:paraId="1474175A" w14:textId="61965EFC" w:rsidR="0069184D" w:rsidRPr="00BB57FB" w:rsidDel="009D2FE2" w:rsidRDefault="00BB57FB" w:rsidP="001A6EA8">
      <w:pPr>
        <w:pStyle w:val="ListParagraph"/>
        <w:numPr>
          <w:ilvl w:val="0"/>
          <w:numId w:val="21"/>
        </w:numPr>
        <w:ind w:right="50"/>
        <w:rPr>
          <w:del w:id="760" w:author="KARL-MICHAEL HAHN [2]" w:date="2021-09-13T15:48:00Z"/>
          <w:rFonts w:cs="Arial"/>
          <w:i/>
          <w:iCs/>
        </w:rPr>
      </w:pPr>
      <w:del w:id="761" w:author="KARL-MICHAEL HAHN [2]" w:date="2021-09-13T15:48:00Z">
        <w:r w:rsidRPr="00BB57FB" w:rsidDel="009D2FE2">
          <w:rPr>
            <w:i/>
            <w:iCs/>
          </w:rPr>
          <w:delText>Post Motorway Characteristi</w:delText>
        </w:r>
        <w:r w:rsidR="002C7B97" w:rsidRPr="00BB57FB" w:rsidDel="009D2FE2">
          <w:rPr>
            <w:i/>
            <w:iCs/>
          </w:rPr>
          <w:delText>c Value (</w:delText>
        </w:r>
        <w:r w:rsidR="00360CA0" w:rsidRPr="00BB57FB" w:rsidDel="009D2FE2">
          <w:rPr>
            <w:i/>
            <w:iCs/>
          </w:rPr>
          <w:delText>8</w:delText>
        </w:r>
        <w:r w:rsidR="002C7B97" w:rsidRPr="00BB57FB" w:rsidDel="009D2FE2">
          <w:rPr>
            <w:i/>
            <w:iCs/>
          </w:rPr>
          <w:delText>)</w:delText>
        </w:r>
        <w:r w:rsidRPr="00BB57FB" w:rsidDel="009D2FE2">
          <w:rPr>
            <w:i/>
            <w:iCs/>
          </w:rPr>
          <w:delText xml:space="preserve"> {PostMotorwayValue</w:delText>
        </w:r>
        <w:r w:rsidR="0069184D" w:rsidRPr="00BB57FB" w:rsidDel="009D2FE2">
          <w:rPr>
            <w:i/>
            <w:iCs/>
          </w:rPr>
          <w:delText>}</w:delText>
        </w:r>
      </w:del>
    </w:p>
    <w:p w14:paraId="75E94314" w14:textId="4F070C7F" w:rsidR="00360CA0" w:rsidRPr="00BB57FB" w:rsidDel="009D2FE2" w:rsidRDefault="00360CA0" w:rsidP="0069184D">
      <w:pPr>
        <w:pStyle w:val="ListParagraph"/>
        <w:numPr>
          <w:ilvl w:val="0"/>
          <w:numId w:val="21"/>
        </w:numPr>
        <w:ind w:right="50"/>
        <w:rPr>
          <w:del w:id="762" w:author="KARL-MICHAEL HAHN [2]" w:date="2021-09-13T15:48:00Z"/>
          <w:rFonts w:cs="Arial"/>
          <w:i/>
          <w:iCs/>
        </w:rPr>
      </w:pPr>
      <w:del w:id="763" w:author="KARL-MICHAEL HAHN [2]" w:date="2021-09-13T15:48:00Z">
        <w:r w:rsidRPr="00BB57FB" w:rsidDel="009D2FE2">
          <w:rPr>
            <w:rFonts w:cs="Arial"/>
            <w:i/>
            <w:iCs/>
          </w:rPr>
          <w:delText>Fade 1 (9)</w:delText>
        </w:r>
        <w:r w:rsidR="00BB57FB" w:rsidRPr="00BB57FB" w:rsidDel="009D2FE2">
          <w:rPr>
            <w:rFonts w:cs="Arial"/>
            <w:i/>
            <w:iCs/>
          </w:rPr>
          <w:delText xml:space="preserve"> {Fade1}</w:delText>
        </w:r>
      </w:del>
    </w:p>
    <w:p w14:paraId="60210F10" w14:textId="1015D0E1" w:rsidR="00360CA0" w:rsidRPr="00BB57FB" w:rsidDel="009D2FE2" w:rsidRDefault="00BB57FB" w:rsidP="0069184D">
      <w:pPr>
        <w:pStyle w:val="ListParagraph"/>
        <w:numPr>
          <w:ilvl w:val="0"/>
          <w:numId w:val="21"/>
        </w:numPr>
        <w:ind w:right="50"/>
        <w:rPr>
          <w:del w:id="764" w:author="KARL-MICHAEL HAHN [2]" w:date="2021-09-13T15:48:00Z"/>
          <w:rFonts w:cs="Arial"/>
          <w:i/>
          <w:iCs/>
        </w:rPr>
      </w:pPr>
      <w:del w:id="765" w:author="KARL-MICHAEL HAHN [2]" w:date="2021-09-13T15:48:00Z">
        <w:r w:rsidRPr="00BB57FB" w:rsidDel="009D2FE2">
          <w:rPr>
            <w:i/>
            <w:iCs/>
          </w:rPr>
          <w:delText xml:space="preserve">Recovery </w:delText>
        </w:r>
        <w:r w:rsidR="00360CA0" w:rsidRPr="00BB57FB" w:rsidDel="009D2FE2">
          <w:rPr>
            <w:i/>
            <w:iCs/>
          </w:rPr>
          <w:delText>Characteristic Value (10)</w:delText>
        </w:r>
        <w:r w:rsidRPr="00BB57FB" w:rsidDel="009D2FE2">
          <w:rPr>
            <w:i/>
            <w:iCs/>
          </w:rPr>
          <w:delText xml:space="preserve"> {RecCharValue}</w:delText>
        </w:r>
      </w:del>
    </w:p>
    <w:p w14:paraId="7364706A" w14:textId="3A26FD42" w:rsidR="00360CA0" w:rsidRPr="00BB57FB" w:rsidDel="009D2FE2" w:rsidRDefault="00360CA0" w:rsidP="0069184D">
      <w:pPr>
        <w:pStyle w:val="ListParagraph"/>
        <w:numPr>
          <w:ilvl w:val="0"/>
          <w:numId w:val="21"/>
        </w:numPr>
        <w:ind w:right="50"/>
        <w:rPr>
          <w:del w:id="766" w:author="KARL-MICHAEL HAHN [2]" w:date="2021-09-13T15:48:00Z"/>
          <w:rFonts w:cs="Arial"/>
          <w:i/>
          <w:iCs/>
        </w:rPr>
      </w:pPr>
      <w:del w:id="767" w:author="KARL-MICHAEL HAHN [2]" w:date="2021-09-13T15:48:00Z">
        <w:r w:rsidRPr="00BB57FB" w:rsidDel="009D2FE2">
          <w:rPr>
            <w:i/>
            <w:iCs/>
          </w:rPr>
          <w:delText>Temperature</w:delText>
        </w:r>
        <w:r w:rsidR="00BB57FB" w:rsidRPr="00BB57FB" w:rsidDel="009D2FE2">
          <w:rPr>
            <w:i/>
            <w:iCs/>
          </w:rPr>
          <w:delText xml:space="preserve"> Sensitivity Value</w:delText>
        </w:r>
        <w:r w:rsidRPr="00BB57FB" w:rsidDel="009D2FE2">
          <w:rPr>
            <w:i/>
            <w:iCs/>
          </w:rPr>
          <w:delText xml:space="preserve"> (12)</w:delText>
        </w:r>
        <w:r w:rsidR="00BB57FB" w:rsidRPr="00BB57FB" w:rsidDel="009D2FE2">
          <w:rPr>
            <w:i/>
            <w:iCs/>
          </w:rPr>
          <w:delText xml:space="preserve"> {TempSensValue}</w:delText>
        </w:r>
      </w:del>
    </w:p>
    <w:p w14:paraId="0B6324FE" w14:textId="7F161C2F" w:rsidR="00360CA0" w:rsidRPr="00BB57FB" w:rsidDel="009D2FE2" w:rsidRDefault="00360CA0" w:rsidP="00360CA0">
      <w:pPr>
        <w:pStyle w:val="ListParagraph"/>
        <w:numPr>
          <w:ilvl w:val="0"/>
          <w:numId w:val="21"/>
        </w:numPr>
        <w:ind w:right="50"/>
        <w:rPr>
          <w:del w:id="768" w:author="KARL-MICHAEL HAHN [2]" w:date="2021-09-13T15:48:00Z"/>
          <w:rFonts w:cs="Arial"/>
          <w:i/>
          <w:iCs/>
        </w:rPr>
      </w:pPr>
      <w:del w:id="769" w:author="KARL-MICHAEL HAHN [2]" w:date="2021-09-13T15:48:00Z">
        <w:r w:rsidRPr="00BB57FB" w:rsidDel="009D2FE2">
          <w:rPr>
            <w:i/>
            <w:iCs/>
          </w:rPr>
          <w:delText>Characteristic</w:delText>
        </w:r>
        <w:r w:rsidR="00BB57FB" w:rsidRPr="00BB57FB" w:rsidDel="009D2FE2">
          <w:rPr>
            <w:i/>
            <w:iCs/>
          </w:rPr>
          <w:delText xml:space="preserve"> Check</w:delText>
        </w:r>
        <w:r w:rsidRPr="00BB57FB" w:rsidDel="009D2FE2">
          <w:rPr>
            <w:i/>
            <w:iCs/>
          </w:rPr>
          <w:delText xml:space="preserve"> Value (13)</w:delText>
        </w:r>
        <w:r w:rsidR="00BB57FB" w:rsidRPr="00BB57FB" w:rsidDel="009D2FE2">
          <w:rPr>
            <w:i/>
            <w:iCs/>
          </w:rPr>
          <w:delText xml:space="preserve"> {CharCheckValue}</w:delText>
        </w:r>
      </w:del>
    </w:p>
    <w:p w14:paraId="4119F418" w14:textId="4E3793E8" w:rsidR="00360CA0" w:rsidRPr="00BB57FB" w:rsidDel="009D2FE2" w:rsidRDefault="00360CA0" w:rsidP="00360CA0">
      <w:pPr>
        <w:pStyle w:val="ListParagraph"/>
        <w:numPr>
          <w:ilvl w:val="0"/>
          <w:numId w:val="21"/>
        </w:numPr>
        <w:ind w:right="50"/>
        <w:rPr>
          <w:del w:id="770" w:author="KARL-MICHAEL HAHN [2]" w:date="2021-09-13T15:48:00Z"/>
          <w:rFonts w:cs="Arial"/>
          <w:i/>
          <w:iCs/>
        </w:rPr>
      </w:pPr>
      <w:del w:id="771" w:author="KARL-MICHAEL HAHN [2]" w:date="2021-09-13T15:48:00Z">
        <w:r w:rsidRPr="00BB57FB" w:rsidDel="009D2FE2">
          <w:rPr>
            <w:i/>
            <w:iCs/>
          </w:rPr>
          <w:delText>Fade 2 (14)</w:delText>
        </w:r>
        <w:r w:rsidR="00BB57FB" w:rsidRPr="00BB57FB" w:rsidDel="009D2FE2">
          <w:rPr>
            <w:i/>
            <w:iCs/>
          </w:rPr>
          <w:delText xml:space="preserve"> {Fade2}</w:delText>
        </w:r>
      </w:del>
    </w:p>
    <w:p w14:paraId="7FD554AE" w14:textId="2D7DD956" w:rsidR="00360CA0" w:rsidRPr="00BB57FB" w:rsidDel="009D2FE2" w:rsidRDefault="00BB57FB" w:rsidP="0069184D">
      <w:pPr>
        <w:pStyle w:val="ListParagraph"/>
        <w:numPr>
          <w:ilvl w:val="0"/>
          <w:numId w:val="21"/>
        </w:numPr>
        <w:ind w:right="50"/>
        <w:rPr>
          <w:del w:id="772" w:author="KARL-MICHAEL HAHN [2]" w:date="2021-09-13T15:48:00Z"/>
          <w:rFonts w:cs="Arial"/>
          <w:i/>
          <w:iCs/>
        </w:rPr>
      </w:pPr>
      <w:del w:id="773" w:author="KARL-MICHAEL HAHN [2]" w:date="2021-09-13T15:48:00Z">
        <w:r w:rsidRPr="00BB57FB" w:rsidDel="009D2FE2">
          <w:rPr>
            <w:i/>
            <w:iCs/>
          </w:rPr>
          <w:delText xml:space="preserve">Post Fade </w:delText>
        </w:r>
        <w:r w:rsidR="00360CA0" w:rsidRPr="00BB57FB" w:rsidDel="009D2FE2">
          <w:rPr>
            <w:i/>
            <w:iCs/>
          </w:rPr>
          <w:delText>Characteristic Value (15)</w:delText>
        </w:r>
        <w:r w:rsidRPr="00BB57FB" w:rsidDel="009D2FE2">
          <w:rPr>
            <w:i/>
            <w:iCs/>
          </w:rPr>
          <w:delText xml:space="preserve"> {PostFadeCharValue}</w:delText>
        </w:r>
      </w:del>
    </w:p>
    <w:p w14:paraId="3A99277E" w14:textId="77777777" w:rsidR="00360CA0" w:rsidRDefault="00360CA0" w:rsidP="0069184D">
      <w:pPr>
        <w:ind w:right="50"/>
      </w:pPr>
    </w:p>
    <w:p w14:paraId="57250B54" w14:textId="6E93E3DA" w:rsidR="0069184D" w:rsidRPr="00070548" w:rsidRDefault="0069184D" w:rsidP="0069184D">
      <w:pPr>
        <w:ind w:right="50"/>
        <w:rPr>
          <w:rFonts w:cs="Arial"/>
        </w:rPr>
      </w:pPr>
      <w:r w:rsidRPr="00070548">
        <w:t>The stipulations for calculating each of the characteristic values will be agreed on an individual basis between the client and the supplier.</w:t>
      </w:r>
    </w:p>
    <w:p w14:paraId="433084B6" w14:textId="77777777" w:rsidR="0069184D" w:rsidRDefault="0069184D" w:rsidP="0069184D"/>
    <w:p w14:paraId="376002E0" w14:textId="77777777" w:rsidR="007F3500" w:rsidRPr="00070548" w:rsidRDefault="007F3500" w:rsidP="007F3500">
      <w:pPr>
        <w:pStyle w:val="Heading1"/>
        <w:ind w:right="50"/>
      </w:pPr>
      <w:bookmarkStart w:id="774" w:name="_Toc63941498"/>
      <w:bookmarkStart w:id="775" w:name="_Toc67324697"/>
      <w:bookmarkStart w:id="776" w:name="_Toc83278882"/>
      <w:r w:rsidRPr="00070548">
        <w:t>Closing remarks</w:t>
      </w:r>
      <w:bookmarkEnd w:id="774"/>
      <w:bookmarkEnd w:id="775"/>
      <w:bookmarkEnd w:id="776"/>
    </w:p>
    <w:p w14:paraId="795B0D29" w14:textId="77777777" w:rsidR="007F3500" w:rsidRPr="007D354E" w:rsidRDefault="007F3500" w:rsidP="007F3500">
      <w:pPr>
        <w:ind w:right="50"/>
        <w:rPr>
          <w:rFonts w:cs="Arial"/>
        </w:rPr>
      </w:pPr>
      <w:r w:rsidRPr="00070548">
        <w:t>A description of the generally applicable, non-part-specific concepts can be found in Part 2. A complete overview and brief description of all part-specific and non-part-specific attributes can be found in the Attributes Data Sheet (Annex A to Part 2).</w:t>
      </w:r>
    </w:p>
    <w:p w14:paraId="3514CA2B" w14:textId="77777777" w:rsidR="007F3500" w:rsidRDefault="007F3500" w:rsidP="00957B92"/>
    <w:p w14:paraId="799C993A" w14:textId="77777777" w:rsidR="00266A6F" w:rsidRDefault="00390F9E" w:rsidP="00390F9E">
      <w:pPr>
        <w:pStyle w:val="Heading1"/>
      </w:pPr>
      <w:bookmarkStart w:id="777" w:name="_Toc83278883"/>
      <w:r>
        <w:t>Table of Attributes</w:t>
      </w:r>
      <w:bookmarkEnd w:id="777"/>
    </w:p>
    <w:p w14:paraId="07AF3C76" w14:textId="77777777" w:rsidR="001273C2" w:rsidRPr="001273C2" w:rsidRDefault="001273C2" w:rsidP="00B00EAD">
      <w:pPr>
        <w:pStyle w:val="Hiddentipp"/>
      </w:pPr>
      <w:r w:rsidRPr="001273C2">
        <w:rPr>
          <w:highlight w:val="yellow"/>
        </w:rPr>
        <w:t>Please use Right-Click and “Update field” to update the list of attributes.</w:t>
      </w:r>
    </w:p>
    <w:p w14:paraId="69508BC9" w14:textId="77777777" w:rsidR="009D2FE2" w:rsidRDefault="001273C2" w:rsidP="00390F9E">
      <w:pPr>
        <w:rPr>
          <w:ins w:id="778" w:author="KARL-MICHAEL HAHN [2]" w:date="2021-09-13T15:49:00Z"/>
          <w:noProof/>
        </w:rPr>
        <w:sectPr w:rsidR="009D2FE2" w:rsidSect="009D2FE2">
          <w:pgSz w:w="12240" w:h="15840"/>
          <w:pgMar w:top="1417" w:right="1417" w:bottom="1134" w:left="1417" w:header="720" w:footer="720" w:gutter="0"/>
          <w:cols w:space="720"/>
        </w:sectPr>
      </w:pPr>
      <w:r>
        <w:fldChar w:fldCharType="begin"/>
      </w:r>
      <w:r>
        <w:instrText xml:space="preserve"> INDEX \c "1" \z "1033" </w:instrText>
      </w:r>
      <w:r>
        <w:fldChar w:fldCharType="separate"/>
      </w:r>
    </w:p>
    <w:p w14:paraId="520F845F" w14:textId="77777777" w:rsidR="009D2FE2" w:rsidRDefault="009D2FE2">
      <w:pPr>
        <w:pStyle w:val="Index1"/>
        <w:tabs>
          <w:tab w:val="right" w:leader="dot" w:pos="9396"/>
        </w:tabs>
        <w:rPr>
          <w:ins w:id="779" w:author="KARL-MICHAEL HAHN [2]" w:date="2021-09-13T15:49:00Z"/>
          <w:noProof/>
        </w:rPr>
      </w:pPr>
      <w:ins w:id="780" w:author="KARL-MICHAEL HAHN [2]" w:date="2021-09-13T15:49:00Z">
        <w:r>
          <w:rPr>
            <w:noProof/>
          </w:rPr>
          <w:t>AvgDecel, 9</w:t>
        </w:r>
      </w:ins>
    </w:p>
    <w:p w14:paraId="38560EFF" w14:textId="77777777" w:rsidR="009D2FE2" w:rsidRDefault="009D2FE2">
      <w:pPr>
        <w:pStyle w:val="Index1"/>
        <w:tabs>
          <w:tab w:val="right" w:leader="dot" w:pos="9396"/>
        </w:tabs>
        <w:rPr>
          <w:ins w:id="781" w:author="KARL-MICHAEL HAHN [2]" w:date="2021-09-13T15:49:00Z"/>
          <w:noProof/>
        </w:rPr>
      </w:pPr>
      <w:ins w:id="782" w:author="KARL-MICHAEL HAHN [2]" w:date="2021-09-13T15:49:00Z">
        <w:r w:rsidRPr="008A0566">
          <w:rPr>
            <w:iCs/>
            <w:noProof/>
          </w:rPr>
          <w:t>AxleType</w:t>
        </w:r>
        <w:r>
          <w:rPr>
            <w:noProof/>
          </w:rPr>
          <w:t>, 7</w:t>
        </w:r>
      </w:ins>
    </w:p>
    <w:p w14:paraId="588A2859" w14:textId="77777777" w:rsidR="009D2FE2" w:rsidRDefault="009D2FE2">
      <w:pPr>
        <w:pStyle w:val="Index1"/>
        <w:tabs>
          <w:tab w:val="right" w:leader="dot" w:pos="9396"/>
        </w:tabs>
        <w:rPr>
          <w:ins w:id="783" w:author="KARL-MICHAEL HAHN [2]" w:date="2021-09-13T15:49:00Z"/>
          <w:noProof/>
        </w:rPr>
      </w:pPr>
      <w:ins w:id="784" w:author="KARL-MICHAEL HAHN [2]" w:date="2021-09-13T15:49:00Z">
        <w:r>
          <w:rPr>
            <w:noProof/>
          </w:rPr>
          <w:t>BrakeNumberOfPistons, 7</w:t>
        </w:r>
      </w:ins>
    </w:p>
    <w:p w14:paraId="473AC4C2" w14:textId="77777777" w:rsidR="009D2FE2" w:rsidRDefault="009D2FE2">
      <w:pPr>
        <w:pStyle w:val="Index1"/>
        <w:tabs>
          <w:tab w:val="right" w:leader="dot" w:pos="9396"/>
        </w:tabs>
        <w:rPr>
          <w:ins w:id="785" w:author="KARL-MICHAEL HAHN [2]" w:date="2021-09-13T15:49:00Z"/>
          <w:noProof/>
        </w:rPr>
      </w:pPr>
      <w:ins w:id="786" w:author="KARL-MICHAEL HAHN [2]" w:date="2021-09-13T15:49:00Z">
        <w:r w:rsidRPr="008A0566">
          <w:rPr>
            <w:iCs/>
            <w:noProof/>
          </w:rPr>
          <w:t>BrakeRecuperation</w:t>
        </w:r>
        <w:r>
          <w:rPr>
            <w:noProof/>
          </w:rPr>
          <w:t>, 7</w:t>
        </w:r>
      </w:ins>
    </w:p>
    <w:p w14:paraId="349B2BEE" w14:textId="77777777" w:rsidR="009D2FE2" w:rsidRDefault="009D2FE2">
      <w:pPr>
        <w:pStyle w:val="Index1"/>
        <w:tabs>
          <w:tab w:val="right" w:leader="dot" w:pos="9396"/>
        </w:tabs>
        <w:rPr>
          <w:ins w:id="787" w:author="KARL-MICHAEL HAHN [2]" w:date="2021-09-13T15:49:00Z"/>
          <w:noProof/>
        </w:rPr>
      </w:pPr>
      <w:ins w:id="788" w:author="KARL-MICHAEL HAHN [2]" w:date="2021-09-13T15:49:00Z">
        <w:r>
          <w:rPr>
            <w:noProof/>
          </w:rPr>
          <w:t>CurveBrkLiningWear, 12</w:t>
        </w:r>
      </w:ins>
    </w:p>
    <w:p w14:paraId="3FF1210D" w14:textId="77777777" w:rsidR="009D2FE2" w:rsidRDefault="009D2FE2">
      <w:pPr>
        <w:pStyle w:val="Index1"/>
        <w:tabs>
          <w:tab w:val="right" w:leader="dot" w:pos="9396"/>
        </w:tabs>
        <w:rPr>
          <w:ins w:id="789" w:author="KARL-MICHAEL HAHN [2]" w:date="2021-09-13T15:49:00Z"/>
          <w:noProof/>
        </w:rPr>
      </w:pPr>
      <w:ins w:id="790" w:author="KARL-MICHAEL HAHN [2]" w:date="2021-09-13T15:49:00Z">
        <w:r w:rsidRPr="008A0566">
          <w:rPr>
            <w:i/>
            <w:noProof/>
          </w:rPr>
          <w:t>CurveBrkLiningWear.Lining wear</w:t>
        </w:r>
        <w:r>
          <w:rPr>
            <w:noProof/>
          </w:rPr>
          <w:t>, 13</w:t>
        </w:r>
      </w:ins>
    </w:p>
    <w:p w14:paraId="208DD687" w14:textId="77777777" w:rsidR="009D2FE2" w:rsidRDefault="009D2FE2">
      <w:pPr>
        <w:pStyle w:val="Index1"/>
        <w:tabs>
          <w:tab w:val="right" w:leader="dot" w:pos="9396"/>
        </w:tabs>
        <w:rPr>
          <w:ins w:id="791" w:author="KARL-MICHAEL HAHN [2]" w:date="2021-09-13T15:49:00Z"/>
          <w:noProof/>
        </w:rPr>
      </w:pPr>
      <w:ins w:id="792" w:author="KARL-MICHAEL HAHN [2]" w:date="2021-09-13T15:49:00Z">
        <w:r w:rsidRPr="008A0566">
          <w:rPr>
            <w:i/>
            <w:noProof/>
          </w:rPr>
          <w:t>CurveBrkLiningWear.Temperature</w:t>
        </w:r>
        <w:r>
          <w:rPr>
            <w:noProof/>
          </w:rPr>
          <w:t>, 13</w:t>
        </w:r>
      </w:ins>
    </w:p>
    <w:p w14:paraId="7C6BB49C" w14:textId="77777777" w:rsidR="009D2FE2" w:rsidRDefault="009D2FE2">
      <w:pPr>
        <w:pStyle w:val="Index1"/>
        <w:tabs>
          <w:tab w:val="right" w:leader="dot" w:pos="9396"/>
        </w:tabs>
        <w:rPr>
          <w:ins w:id="793" w:author="KARL-MICHAEL HAHN [2]" w:date="2021-09-13T15:49:00Z"/>
          <w:noProof/>
        </w:rPr>
      </w:pPr>
      <w:ins w:id="794" w:author="KARL-MICHAEL HAHN [2]" w:date="2021-09-13T15:49:00Z">
        <w:r>
          <w:rPr>
            <w:noProof/>
          </w:rPr>
          <w:t>CurveVolConsCaliper, 13</w:t>
        </w:r>
      </w:ins>
    </w:p>
    <w:p w14:paraId="4AFCAE05" w14:textId="77777777" w:rsidR="009D2FE2" w:rsidRDefault="009D2FE2">
      <w:pPr>
        <w:pStyle w:val="Index1"/>
        <w:tabs>
          <w:tab w:val="right" w:leader="dot" w:pos="9396"/>
        </w:tabs>
        <w:rPr>
          <w:ins w:id="795" w:author="KARL-MICHAEL HAHN [2]" w:date="2021-09-13T15:49:00Z"/>
          <w:noProof/>
        </w:rPr>
      </w:pPr>
      <w:ins w:id="796" w:author="KARL-MICHAEL HAHN [2]" w:date="2021-09-13T15:49:00Z">
        <w:r>
          <w:rPr>
            <w:noProof/>
          </w:rPr>
          <w:t>CurveVolConsCaliper.ConsumedVolume, 13</w:t>
        </w:r>
      </w:ins>
    </w:p>
    <w:p w14:paraId="5AACDEA4" w14:textId="77777777" w:rsidR="009D2FE2" w:rsidRDefault="009D2FE2">
      <w:pPr>
        <w:pStyle w:val="Index1"/>
        <w:tabs>
          <w:tab w:val="right" w:leader="dot" w:pos="9396"/>
        </w:tabs>
        <w:rPr>
          <w:ins w:id="797" w:author="KARL-MICHAEL HAHN [2]" w:date="2021-09-13T15:49:00Z"/>
          <w:noProof/>
        </w:rPr>
      </w:pPr>
      <w:ins w:id="798" w:author="KARL-MICHAEL HAHN [2]" w:date="2021-09-13T15:49:00Z">
        <w:r w:rsidRPr="008A0566">
          <w:rPr>
            <w:i/>
            <w:noProof/>
          </w:rPr>
          <w:t>CurveVolConsCaliper.Pressure</w:t>
        </w:r>
        <w:r>
          <w:rPr>
            <w:noProof/>
          </w:rPr>
          <w:t>, 13</w:t>
        </w:r>
      </w:ins>
    </w:p>
    <w:p w14:paraId="34E617D7" w14:textId="77777777" w:rsidR="009D2FE2" w:rsidRDefault="009D2FE2">
      <w:pPr>
        <w:pStyle w:val="Index1"/>
        <w:tabs>
          <w:tab w:val="right" w:leader="dot" w:pos="9396"/>
        </w:tabs>
        <w:rPr>
          <w:ins w:id="799" w:author="KARL-MICHAEL HAHN [2]" w:date="2021-09-13T15:49:00Z"/>
          <w:noProof/>
        </w:rPr>
      </w:pPr>
      <w:ins w:id="800" w:author="KARL-MICHAEL HAHN [2]" w:date="2021-09-13T15:49:00Z">
        <w:r>
          <w:rPr>
            <w:noProof/>
          </w:rPr>
          <w:t>DiscBrakeType, 6</w:t>
        </w:r>
      </w:ins>
    </w:p>
    <w:p w14:paraId="7A2D59E9" w14:textId="77777777" w:rsidR="009D2FE2" w:rsidRDefault="009D2FE2">
      <w:pPr>
        <w:pStyle w:val="Index1"/>
        <w:tabs>
          <w:tab w:val="right" w:leader="dot" w:pos="9396"/>
        </w:tabs>
        <w:rPr>
          <w:ins w:id="801" w:author="KARL-MICHAEL HAHN [2]" w:date="2021-09-13T15:49:00Z"/>
          <w:noProof/>
        </w:rPr>
      </w:pPr>
      <w:ins w:id="802" w:author="KARL-MICHAEL HAHN [2]" w:date="2021-09-13T15:49:00Z">
        <w:r w:rsidRPr="008A0566">
          <w:rPr>
            <w:i/>
            <w:iCs/>
            <w:noProof/>
          </w:rPr>
          <w:t>DrumBrakeType</w:t>
        </w:r>
        <w:r>
          <w:rPr>
            <w:noProof/>
          </w:rPr>
          <w:t>, 6</w:t>
        </w:r>
      </w:ins>
    </w:p>
    <w:p w14:paraId="38DF326F" w14:textId="77777777" w:rsidR="009D2FE2" w:rsidRDefault="009D2FE2">
      <w:pPr>
        <w:pStyle w:val="Index1"/>
        <w:tabs>
          <w:tab w:val="right" w:leader="dot" w:pos="9396"/>
        </w:tabs>
        <w:rPr>
          <w:ins w:id="803" w:author="KARL-MICHAEL HAHN [2]" w:date="2021-09-13T15:49:00Z"/>
          <w:noProof/>
        </w:rPr>
      </w:pPr>
      <w:ins w:id="804" w:author="KARL-MICHAEL HAHN [2]" w:date="2021-09-13T15:49:00Z">
        <w:r>
          <w:rPr>
            <w:noProof/>
          </w:rPr>
          <w:t>DynoInertia, 9</w:t>
        </w:r>
      </w:ins>
    </w:p>
    <w:p w14:paraId="659EB0A7" w14:textId="77777777" w:rsidR="009D2FE2" w:rsidRDefault="009D2FE2">
      <w:pPr>
        <w:pStyle w:val="Index1"/>
        <w:tabs>
          <w:tab w:val="right" w:leader="dot" w:pos="9396"/>
        </w:tabs>
        <w:rPr>
          <w:ins w:id="805" w:author="KARL-MICHAEL HAHN [2]" w:date="2021-09-13T15:49:00Z"/>
          <w:noProof/>
        </w:rPr>
      </w:pPr>
      <w:ins w:id="806" w:author="KARL-MICHAEL HAHN [2]" w:date="2021-09-13T15:49:00Z">
        <w:r w:rsidRPr="008A0566">
          <w:rPr>
            <w:iCs/>
            <w:noProof/>
          </w:rPr>
          <w:t>EffectRadius</w:t>
        </w:r>
        <w:r>
          <w:rPr>
            <w:noProof/>
          </w:rPr>
          <w:t>, 7</w:t>
        </w:r>
      </w:ins>
    </w:p>
    <w:p w14:paraId="13EBD8D4" w14:textId="77777777" w:rsidR="009D2FE2" w:rsidRDefault="009D2FE2">
      <w:pPr>
        <w:pStyle w:val="Index1"/>
        <w:tabs>
          <w:tab w:val="right" w:leader="dot" w:pos="9396"/>
        </w:tabs>
        <w:rPr>
          <w:ins w:id="807" w:author="KARL-MICHAEL HAHN [2]" w:date="2021-09-13T15:49:00Z"/>
          <w:noProof/>
        </w:rPr>
      </w:pPr>
      <w:ins w:id="808" w:author="KARL-MICHAEL HAHN [2]" w:date="2021-09-13T15:49:00Z">
        <w:r>
          <w:rPr>
            <w:noProof/>
          </w:rPr>
          <w:t>InitVel, 9</w:t>
        </w:r>
      </w:ins>
    </w:p>
    <w:p w14:paraId="59E9EE8B" w14:textId="77777777" w:rsidR="009D2FE2" w:rsidRDefault="009D2FE2">
      <w:pPr>
        <w:pStyle w:val="Index1"/>
        <w:tabs>
          <w:tab w:val="right" w:leader="dot" w:pos="9396"/>
        </w:tabs>
        <w:rPr>
          <w:ins w:id="809" w:author="KARL-MICHAEL HAHN [2]" w:date="2021-09-13T15:49:00Z"/>
          <w:noProof/>
        </w:rPr>
      </w:pPr>
      <w:ins w:id="810" w:author="KARL-MICHAEL HAHN [2]" w:date="2021-09-13T15:49:00Z">
        <w:r w:rsidRPr="008A0566">
          <w:rPr>
            <w:i/>
            <w:iCs/>
            <w:noProof/>
          </w:rPr>
          <w:t>MapBrkFrictVal</w:t>
        </w:r>
        <w:r>
          <w:rPr>
            <w:noProof/>
          </w:rPr>
          <w:t>, 10</w:t>
        </w:r>
      </w:ins>
    </w:p>
    <w:p w14:paraId="7E7126CE" w14:textId="77777777" w:rsidR="009D2FE2" w:rsidRDefault="009D2FE2">
      <w:pPr>
        <w:pStyle w:val="Index1"/>
        <w:tabs>
          <w:tab w:val="right" w:leader="dot" w:pos="9396"/>
        </w:tabs>
        <w:rPr>
          <w:ins w:id="811" w:author="KARL-MICHAEL HAHN [2]" w:date="2021-09-13T15:49:00Z"/>
          <w:noProof/>
        </w:rPr>
      </w:pPr>
      <w:ins w:id="812" w:author="KARL-MICHAEL HAHN [2]" w:date="2021-09-13T15:49:00Z">
        <w:r w:rsidRPr="008A0566">
          <w:rPr>
            <w:i/>
            <w:noProof/>
          </w:rPr>
          <w:t>MapBrkFrictVal.FrictionCoefficient</w:t>
        </w:r>
        <w:r>
          <w:rPr>
            <w:noProof/>
          </w:rPr>
          <w:t>, 10</w:t>
        </w:r>
      </w:ins>
    </w:p>
    <w:p w14:paraId="55EAA4A5" w14:textId="77777777" w:rsidR="009D2FE2" w:rsidRDefault="009D2FE2">
      <w:pPr>
        <w:pStyle w:val="Index1"/>
        <w:tabs>
          <w:tab w:val="right" w:leader="dot" w:pos="9396"/>
        </w:tabs>
        <w:rPr>
          <w:ins w:id="813" w:author="KARL-MICHAEL HAHN [2]" w:date="2021-09-13T15:49:00Z"/>
          <w:noProof/>
        </w:rPr>
      </w:pPr>
      <w:ins w:id="814" w:author="KARL-MICHAEL HAHN [2]" w:date="2021-09-13T15:49:00Z">
        <w:r w:rsidRPr="008A0566">
          <w:rPr>
            <w:i/>
            <w:noProof/>
          </w:rPr>
          <w:t>MapBrkFrictVal.Pressure</w:t>
        </w:r>
        <w:r>
          <w:rPr>
            <w:noProof/>
          </w:rPr>
          <w:t>, 10</w:t>
        </w:r>
      </w:ins>
    </w:p>
    <w:p w14:paraId="25BB38DE" w14:textId="77777777" w:rsidR="009D2FE2" w:rsidRDefault="009D2FE2">
      <w:pPr>
        <w:pStyle w:val="Index1"/>
        <w:tabs>
          <w:tab w:val="right" w:leader="dot" w:pos="9396"/>
        </w:tabs>
        <w:rPr>
          <w:ins w:id="815" w:author="KARL-MICHAEL HAHN [2]" w:date="2021-09-13T15:49:00Z"/>
          <w:noProof/>
        </w:rPr>
      </w:pPr>
      <w:ins w:id="816" w:author="KARL-MICHAEL HAHN [2]" w:date="2021-09-13T15:49:00Z">
        <w:r w:rsidRPr="008A0566">
          <w:rPr>
            <w:i/>
            <w:noProof/>
          </w:rPr>
          <w:t>MapBrkFrictVal.Temperature</w:t>
        </w:r>
        <w:r>
          <w:rPr>
            <w:noProof/>
          </w:rPr>
          <w:t>, 10</w:t>
        </w:r>
      </w:ins>
    </w:p>
    <w:p w14:paraId="1A8157D8" w14:textId="77777777" w:rsidR="009D2FE2" w:rsidRDefault="009D2FE2">
      <w:pPr>
        <w:pStyle w:val="Index1"/>
        <w:tabs>
          <w:tab w:val="right" w:leader="dot" w:pos="9396"/>
        </w:tabs>
        <w:rPr>
          <w:ins w:id="817" w:author="KARL-MICHAEL HAHN [2]" w:date="2021-09-13T15:49:00Z"/>
          <w:noProof/>
        </w:rPr>
      </w:pPr>
      <w:ins w:id="818" w:author="KARL-MICHAEL HAHN [2]" w:date="2021-09-13T15:49:00Z">
        <w:r w:rsidRPr="008A0566">
          <w:rPr>
            <w:i/>
            <w:noProof/>
          </w:rPr>
          <w:t>MapBrkFrictVal.Velocity</w:t>
        </w:r>
        <w:r>
          <w:rPr>
            <w:noProof/>
          </w:rPr>
          <w:t>, 10</w:t>
        </w:r>
      </w:ins>
    </w:p>
    <w:p w14:paraId="6F13BFF9" w14:textId="77777777" w:rsidR="009D2FE2" w:rsidRDefault="009D2FE2">
      <w:pPr>
        <w:pStyle w:val="Index1"/>
        <w:tabs>
          <w:tab w:val="right" w:leader="dot" w:pos="9396"/>
        </w:tabs>
        <w:rPr>
          <w:ins w:id="819" w:author="KARL-MICHAEL HAHN [2]" w:date="2021-09-13T15:49:00Z"/>
          <w:noProof/>
        </w:rPr>
      </w:pPr>
      <w:ins w:id="820" w:author="KARL-MICHAEL HAHN [2]" w:date="2021-09-13T15:49:00Z">
        <w:r>
          <w:rPr>
            <w:noProof/>
          </w:rPr>
          <w:t>NumberStopsPerSlot, 9</w:t>
        </w:r>
      </w:ins>
    </w:p>
    <w:p w14:paraId="63B8B0BC" w14:textId="77777777" w:rsidR="009D2FE2" w:rsidRDefault="009D2FE2">
      <w:pPr>
        <w:pStyle w:val="Index1"/>
        <w:tabs>
          <w:tab w:val="right" w:leader="dot" w:pos="9396"/>
        </w:tabs>
        <w:rPr>
          <w:ins w:id="821" w:author="KARL-MICHAEL HAHN [2]" w:date="2021-09-13T15:49:00Z"/>
          <w:noProof/>
        </w:rPr>
      </w:pPr>
      <w:ins w:id="822" w:author="KARL-MICHAEL HAHN [2]" w:date="2021-09-13T15:49:00Z">
        <w:r w:rsidRPr="008A0566">
          <w:rPr>
            <w:iCs/>
            <w:noProof/>
          </w:rPr>
          <w:t>PadWearThickness</w:t>
        </w:r>
        <w:r>
          <w:rPr>
            <w:noProof/>
          </w:rPr>
          <w:t>, 7</w:t>
        </w:r>
      </w:ins>
    </w:p>
    <w:p w14:paraId="3F61111C" w14:textId="77777777" w:rsidR="009D2FE2" w:rsidRDefault="009D2FE2">
      <w:pPr>
        <w:pStyle w:val="Index1"/>
        <w:tabs>
          <w:tab w:val="right" w:leader="dot" w:pos="9396"/>
        </w:tabs>
        <w:rPr>
          <w:ins w:id="823" w:author="KARL-MICHAEL HAHN [2]" w:date="2021-09-13T15:49:00Z"/>
          <w:noProof/>
        </w:rPr>
      </w:pPr>
      <w:ins w:id="824" w:author="KARL-MICHAEL HAHN [2]" w:date="2021-09-13T15:49:00Z">
        <w:r w:rsidRPr="008A0566">
          <w:rPr>
            <w:iCs/>
            <w:noProof/>
          </w:rPr>
          <w:t>ParkBrakeMechanism</w:t>
        </w:r>
        <w:r>
          <w:rPr>
            <w:noProof/>
          </w:rPr>
          <w:t>, 7</w:t>
        </w:r>
      </w:ins>
    </w:p>
    <w:p w14:paraId="09DA3FD5" w14:textId="77777777" w:rsidR="009D2FE2" w:rsidRDefault="009D2FE2">
      <w:pPr>
        <w:pStyle w:val="Index1"/>
        <w:tabs>
          <w:tab w:val="right" w:leader="dot" w:pos="9396"/>
        </w:tabs>
        <w:rPr>
          <w:ins w:id="825" w:author="KARL-MICHAEL HAHN [2]" w:date="2021-09-13T15:49:00Z"/>
          <w:noProof/>
        </w:rPr>
      </w:pPr>
      <w:ins w:id="826" w:author="KARL-MICHAEL HAHN [2]" w:date="2021-09-13T15:49:00Z">
        <w:r w:rsidRPr="008A0566">
          <w:rPr>
            <w:iCs/>
            <w:noProof/>
          </w:rPr>
          <w:t>PistDiameter</w:t>
        </w:r>
        <w:r>
          <w:rPr>
            <w:noProof/>
          </w:rPr>
          <w:t>, 7</w:t>
        </w:r>
      </w:ins>
    </w:p>
    <w:p w14:paraId="14CF8DFF" w14:textId="77777777" w:rsidR="009D2FE2" w:rsidRDefault="009D2FE2">
      <w:pPr>
        <w:pStyle w:val="Index1"/>
        <w:tabs>
          <w:tab w:val="right" w:leader="dot" w:pos="9396"/>
        </w:tabs>
        <w:rPr>
          <w:ins w:id="827" w:author="KARL-MICHAEL HAHN [2]" w:date="2021-09-13T15:49:00Z"/>
          <w:noProof/>
        </w:rPr>
      </w:pPr>
      <w:ins w:id="828" w:author="KARL-MICHAEL HAHN [2]" w:date="2021-09-13T15:49:00Z">
        <w:r>
          <w:rPr>
            <w:noProof/>
          </w:rPr>
          <w:t>TireStaticLoadedRadius, 9</w:t>
        </w:r>
      </w:ins>
    </w:p>
    <w:p w14:paraId="79872B47" w14:textId="77777777" w:rsidR="009D2FE2" w:rsidRDefault="009D2FE2">
      <w:pPr>
        <w:pStyle w:val="Index1"/>
        <w:tabs>
          <w:tab w:val="right" w:leader="dot" w:pos="9396"/>
        </w:tabs>
        <w:rPr>
          <w:ins w:id="829" w:author="KARL-MICHAEL HAHN [2]" w:date="2021-09-13T15:49:00Z"/>
          <w:noProof/>
        </w:rPr>
      </w:pPr>
      <w:ins w:id="830" w:author="KARL-MICHAEL HAHN [2]" w:date="2021-09-13T15:49:00Z">
        <w:r w:rsidRPr="008A0566">
          <w:rPr>
            <w:i/>
            <w:iCs/>
            <w:noProof/>
          </w:rPr>
          <w:t>TPmAKMasterMS.CheckChar</w:t>
        </w:r>
        <w:r>
          <w:rPr>
            <w:noProof/>
          </w:rPr>
          <w:t>, 14</w:t>
        </w:r>
      </w:ins>
    </w:p>
    <w:p w14:paraId="5194331C" w14:textId="77777777" w:rsidR="009D2FE2" w:rsidRDefault="009D2FE2">
      <w:pPr>
        <w:pStyle w:val="Index1"/>
        <w:tabs>
          <w:tab w:val="right" w:leader="dot" w:pos="9396"/>
        </w:tabs>
        <w:rPr>
          <w:ins w:id="831" w:author="KARL-MICHAEL HAHN [2]" w:date="2021-09-13T15:49:00Z"/>
          <w:noProof/>
        </w:rPr>
      </w:pPr>
      <w:ins w:id="832" w:author="KARL-MICHAEL HAHN [2]" w:date="2021-09-13T15:49:00Z">
        <w:r w:rsidRPr="008A0566">
          <w:rPr>
            <w:i/>
            <w:iCs/>
            <w:noProof/>
          </w:rPr>
          <w:t>TPmAKMasterMS.ColdBrakeApply</w:t>
        </w:r>
        <w:r>
          <w:rPr>
            <w:noProof/>
          </w:rPr>
          <w:t>, 13</w:t>
        </w:r>
      </w:ins>
    </w:p>
    <w:p w14:paraId="3D799DCD" w14:textId="77777777" w:rsidR="009D2FE2" w:rsidRDefault="009D2FE2">
      <w:pPr>
        <w:pStyle w:val="Index1"/>
        <w:tabs>
          <w:tab w:val="right" w:leader="dot" w:pos="9396"/>
        </w:tabs>
        <w:rPr>
          <w:ins w:id="833" w:author="KARL-MICHAEL HAHN [2]" w:date="2021-09-13T15:49:00Z"/>
          <w:noProof/>
        </w:rPr>
      </w:pPr>
      <w:ins w:id="834" w:author="KARL-MICHAEL HAHN [2]" w:date="2021-09-13T15:49:00Z">
        <w:r w:rsidRPr="008A0566">
          <w:rPr>
            <w:rFonts w:cs="Arial"/>
            <w:i/>
            <w:iCs/>
            <w:noProof/>
          </w:rPr>
          <w:t>TPmAKMasterMS.Fade1Char</w:t>
        </w:r>
        <w:r>
          <w:rPr>
            <w:noProof/>
          </w:rPr>
          <w:t>, 13</w:t>
        </w:r>
      </w:ins>
    </w:p>
    <w:p w14:paraId="7DA79923" w14:textId="77777777" w:rsidR="009D2FE2" w:rsidRDefault="009D2FE2">
      <w:pPr>
        <w:pStyle w:val="Index1"/>
        <w:tabs>
          <w:tab w:val="right" w:leader="dot" w:pos="9396"/>
        </w:tabs>
        <w:rPr>
          <w:ins w:id="835" w:author="KARL-MICHAEL HAHN [2]" w:date="2021-09-13T15:49:00Z"/>
          <w:noProof/>
        </w:rPr>
      </w:pPr>
      <w:ins w:id="836" w:author="KARL-MICHAEL HAHN [2]" w:date="2021-09-13T15:49:00Z">
        <w:r w:rsidRPr="008A0566">
          <w:rPr>
            <w:i/>
            <w:iCs/>
            <w:noProof/>
          </w:rPr>
          <w:t>TPmAKMasterMS.Fade2Char</w:t>
        </w:r>
        <w:r>
          <w:rPr>
            <w:noProof/>
          </w:rPr>
          <w:t>, 14</w:t>
        </w:r>
      </w:ins>
    </w:p>
    <w:p w14:paraId="21AAC17D" w14:textId="77777777" w:rsidR="009D2FE2" w:rsidRDefault="009D2FE2">
      <w:pPr>
        <w:pStyle w:val="Index1"/>
        <w:tabs>
          <w:tab w:val="right" w:leader="dot" w:pos="9396"/>
        </w:tabs>
        <w:rPr>
          <w:ins w:id="837" w:author="KARL-MICHAEL HAHN [2]" w:date="2021-09-13T15:49:00Z"/>
          <w:noProof/>
        </w:rPr>
      </w:pPr>
      <w:ins w:id="838" w:author="KARL-MICHAEL HAHN [2]" w:date="2021-09-13T15:49:00Z">
        <w:r w:rsidRPr="008A0566">
          <w:rPr>
            <w:i/>
            <w:iCs/>
            <w:noProof/>
          </w:rPr>
          <w:t>TPmAKMasterMS.GenCharValue</w:t>
        </w:r>
        <w:r>
          <w:rPr>
            <w:noProof/>
          </w:rPr>
          <w:t>, 13</w:t>
        </w:r>
      </w:ins>
    </w:p>
    <w:p w14:paraId="2ECD8FEF" w14:textId="77777777" w:rsidR="009D2FE2" w:rsidRDefault="009D2FE2">
      <w:pPr>
        <w:pStyle w:val="Index1"/>
        <w:tabs>
          <w:tab w:val="right" w:leader="dot" w:pos="9396"/>
        </w:tabs>
        <w:rPr>
          <w:ins w:id="839" w:author="KARL-MICHAEL HAHN [2]" w:date="2021-09-13T15:49:00Z"/>
          <w:noProof/>
        </w:rPr>
      </w:pPr>
      <w:ins w:id="840" w:author="KARL-MICHAEL HAHN [2]" w:date="2021-09-13T15:49:00Z">
        <w:r w:rsidRPr="008A0566">
          <w:rPr>
            <w:i/>
            <w:iCs/>
            <w:noProof/>
          </w:rPr>
          <w:t>TPmAKMasterMS.PostFadeChar</w:t>
        </w:r>
        <w:r>
          <w:rPr>
            <w:noProof/>
          </w:rPr>
          <w:t>, 14</w:t>
        </w:r>
      </w:ins>
    </w:p>
    <w:p w14:paraId="1F178E28" w14:textId="77777777" w:rsidR="009D2FE2" w:rsidRDefault="009D2FE2">
      <w:pPr>
        <w:pStyle w:val="Index1"/>
        <w:tabs>
          <w:tab w:val="right" w:leader="dot" w:pos="9396"/>
        </w:tabs>
        <w:rPr>
          <w:ins w:id="841" w:author="KARL-MICHAEL HAHN [2]" w:date="2021-09-13T15:49:00Z"/>
          <w:noProof/>
        </w:rPr>
      </w:pPr>
      <w:ins w:id="842" w:author="KARL-MICHAEL HAHN [2]" w:date="2021-09-13T15:49:00Z">
        <w:r w:rsidRPr="008A0566">
          <w:rPr>
            <w:i/>
            <w:iCs/>
            <w:noProof/>
          </w:rPr>
          <w:t>TPmAKMasterMS.PostMotorwayChar</w:t>
        </w:r>
        <w:r>
          <w:rPr>
            <w:noProof/>
          </w:rPr>
          <w:t>, 13</w:t>
        </w:r>
      </w:ins>
    </w:p>
    <w:p w14:paraId="65B54F33" w14:textId="77777777" w:rsidR="009D2FE2" w:rsidRDefault="009D2FE2">
      <w:pPr>
        <w:pStyle w:val="Index1"/>
        <w:tabs>
          <w:tab w:val="right" w:leader="dot" w:pos="9396"/>
        </w:tabs>
        <w:rPr>
          <w:ins w:id="843" w:author="KARL-MICHAEL HAHN [2]" w:date="2021-09-13T15:49:00Z"/>
          <w:noProof/>
        </w:rPr>
      </w:pPr>
      <w:ins w:id="844" w:author="KARL-MICHAEL HAHN [2]" w:date="2021-09-13T15:49:00Z">
        <w:r w:rsidRPr="008A0566">
          <w:rPr>
            <w:i/>
            <w:iCs/>
            <w:noProof/>
          </w:rPr>
          <w:t>TPmAKMasterMS.PostSpdChar</w:t>
        </w:r>
        <w:r>
          <w:rPr>
            <w:noProof/>
          </w:rPr>
          <w:t>, 13</w:t>
        </w:r>
      </w:ins>
    </w:p>
    <w:p w14:paraId="77AC39FB" w14:textId="77777777" w:rsidR="009D2FE2" w:rsidRDefault="009D2FE2">
      <w:pPr>
        <w:pStyle w:val="Index1"/>
        <w:tabs>
          <w:tab w:val="right" w:leader="dot" w:pos="9396"/>
        </w:tabs>
        <w:rPr>
          <w:ins w:id="845" w:author="KARL-MICHAEL HAHN [2]" w:date="2021-09-13T15:49:00Z"/>
          <w:noProof/>
        </w:rPr>
      </w:pPr>
      <w:ins w:id="846" w:author="KARL-MICHAEL HAHN [2]" w:date="2021-09-13T15:49:00Z">
        <w:r w:rsidRPr="008A0566">
          <w:rPr>
            <w:i/>
            <w:iCs/>
            <w:noProof/>
          </w:rPr>
          <w:t>TPmAKMasterMS.PressSens1</w:t>
        </w:r>
        <w:r>
          <w:rPr>
            <w:noProof/>
          </w:rPr>
          <w:t>, 13</w:t>
        </w:r>
      </w:ins>
    </w:p>
    <w:p w14:paraId="253945F3" w14:textId="77777777" w:rsidR="009D2FE2" w:rsidRDefault="009D2FE2">
      <w:pPr>
        <w:pStyle w:val="Index1"/>
        <w:tabs>
          <w:tab w:val="right" w:leader="dot" w:pos="9396"/>
        </w:tabs>
        <w:rPr>
          <w:ins w:id="847" w:author="KARL-MICHAEL HAHN [2]" w:date="2021-09-13T15:49:00Z"/>
          <w:noProof/>
        </w:rPr>
      </w:pPr>
      <w:ins w:id="848" w:author="KARL-MICHAEL HAHN [2]" w:date="2021-09-13T15:49:00Z">
        <w:r w:rsidRPr="008A0566">
          <w:rPr>
            <w:i/>
            <w:iCs/>
            <w:noProof/>
          </w:rPr>
          <w:t>TPmAKMasterMS.PressSens2</w:t>
        </w:r>
        <w:r>
          <w:rPr>
            <w:noProof/>
          </w:rPr>
          <w:t>, 13</w:t>
        </w:r>
      </w:ins>
    </w:p>
    <w:p w14:paraId="213D472F" w14:textId="77777777" w:rsidR="009D2FE2" w:rsidRDefault="009D2FE2">
      <w:pPr>
        <w:pStyle w:val="Index1"/>
        <w:tabs>
          <w:tab w:val="right" w:leader="dot" w:pos="9396"/>
        </w:tabs>
        <w:rPr>
          <w:ins w:id="849" w:author="KARL-MICHAEL HAHN [2]" w:date="2021-09-13T15:49:00Z"/>
          <w:noProof/>
        </w:rPr>
      </w:pPr>
      <w:ins w:id="850" w:author="KARL-MICHAEL HAHN [2]" w:date="2021-09-13T15:49:00Z">
        <w:r w:rsidRPr="008A0566">
          <w:rPr>
            <w:i/>
            <w:iCs/>
            <w:noProof/>
          </w:rPr>
          <w:t>TPmAKMasterMS.RecChar</w:t>
        </w:r>
        <w:r>
          <w:rPr>
            <w:noProof/>
          </w:rPr>
          <w:t>, 14</w:t>
        </w:r>
      </w:ins>
    </w:p>
    <w:p w14:paraId="46E089A0" w14:textId="77777777" w:rsidR="009D2FE2" w:rsidRDefault="009D2FE2">
      <w:pPr>
        <w:pStyle w:val="Index1"/>
        <w:tabs>
          <w:tab w:val="right" w:leader="dot" w:pos="9396"/>
        </w:tabs>
        <w:rPr>
          <w:ins w:id="851" w:author="KARL-MICHAEL HAHN [2]" w:date="2021-09-13T15:49:00Z"/>
          <w:noProof/>
        </w:rPr>
      </w:pPr>
      <w:ins w:id="852" w:author="KARL-MICHAEL HAHN [2]" w:date="2021-09-13T15:49:00Z">
        <w:r w:rsidRPr="008A0566">
          <w:rPr>
            <w:i/>
            <w:iCs/>
            <w:noProof/>
          </w:rPr>
          <w:t>TPmAKMasterMS.SecMotorwayApply</w:t>
        </w:r>
        <w:r>
          <w:rPr>
            <w:noProof/>
          </w:rPr>
          <w:t>, 13</w:t>
        </w:r>
      </w:ins>
    </w:p>
    <w:p w14:paraId="2F0C97C4" w14:textId="77777777" w:rsidR="009D2FE2" w:rsidRDefault="009D2FE2">
      <w:pPr>
        <w:pStyle w:val="Index1"/>
        <w:tabs>
          <w:tab w:val="right" w:leader="dot" w:pos="9396"/>
        </w:tabs>
        <w:rPr>
          <w:ins w:id="853" w:author="KARL-MICHAEL HAHN [2]" w:date="2021-09-13T15:49:00Z"/>
          <w:noProof/>
        </w:rPr>
      </w:pPr>
      <w:ins w:id="854" w:author="KARL-MICHAEL HAHN [2]" w:date="2021-09-13T15:49:00Z">
        <w:r w:rsidRPr="008A0566">
          <w:rPr>
            <w:i/>
            <w:iCs/>
            <w:noProof/>
          </w:rPr>
          <w:t>TPmAKMasterMS.TempSensChar</w:t>
        </w:r>
        <w:r>
          <w:rPr>
            <w:noProof/>
          </w:rPr>
          <w:t>, 14</w:t>
        </w:r>
      </w:ins>
    </w:p>
    <w:p w14:paraId="6E2854FA" w14:textId="1C50F841" w:rsidR="009D2FE2" w:rsidRDefault="009D2FE2" w:rsidP="00390F9E">
      <w:pPr>
        <w:rPr>
          <w:ins w:id="855" w:author="KARL-MICHAEL HAHN [2]" w:date="2021-09-13T15:49:00Z"/>
          <w:noProof/>
        </w:rPr>
        <w:sectPr w:rsidR="009D2FE2" w:rsidSect="009D2FE2">
          <w:type w:val="continuous"/>
          <w:pgSz w:w="12240" w:h="15840"/>
          <w:pgMar w:top="1417" w:right="1417" w:bottom="1134" w:left="1417" w:header="720" w:footer="720" w:gutter="0"/>
          <w:cols w:space="720"/>
        </w:sectPr>
      </w:pPr>
    </w:p>
    <w:p w14:paraId="3378F097" w14:textId="0D0AB0AB" w:rsidR="004A124E" w:rsidDel="00FB448D" w:rsidRDefault="004A124E" w:rsidP="00390F9E">
      <w:pPr>
        <w:rPr>
          <w:del w:id="856" w:author="KARL-MICHAEL HAHN [2]" w:date="2021-09-13T15:30:00Z"/>
          <w:noProof/>
        </w:rPr>
        <w:sectPr w:rsidR="004A124E" w:rsidDel="00FB448D" w:rsidSect="009D2FE2">
          <w:type w:val="continuous"/>
          <w:pgSz w:w="12240" w:h="15840"/>
          <w:pgMar w:top="1417" w:right="1417" w:bottom="1134" w:left="1417" w:header="720" w:footer="720" w:gutter="0"/>
          <w:cols w:space="720"/>
          <w:sectPrChange w:id="857" w:author="KARL-MICHAEL HAHN [2]" w:date="2021-09-13T15:49:00Z">
            <w:sectPr w:rsidR="004A124E" w:rsidDel="00FB448D" w:rsidSect="009D2FE2">
              <w:type w:val="nextPage"/>
              <w:pgMar w:top="1417" w:right="1417" w:bottom="1134" w:left="1417" w:header="720" w:footer="720" w:gutter="0"/>
            </w:sectPr>
          </w:sectPrChange>
        </w:sectPr>
      </w:pPr>
    </w:p>
    <w:p w14:paraId="41B2AC91" w14:textId="77777777" w:rsidR="004A124E" w:rsidDel="00FB448D" w:rsidRDefault="004A124E">
      <w:pPr>
        <w:pStyle w:val="Index1"/>
        <w:tabs>
          <w:tab w:val="right" w:leader="dot" w:pos="9396"/>
        </w:tabs>
        <w:rPr>
          <w:del w:id="858" w:author="KARL-MICHAEL HAHN [2]" w:date="2021-09-13T15:30:00Z"/>
          <w:noProof/>
        </w:rPr>
      </w:pPr>
      <w:del w:id="859" w:author="KARL-MICHAEL HAHN [2]" w:date="2021-09-13T15:30:00Z">
        <w:r w:rsidRPr="00842BC6" w:rsidDel="00FB448D">
          <w:rPr>
            <w:iCs/>
            <w:noProof/>
          </w:rPr>
          <w:delText>AxleType</w:delText>
        </w:r>
        <w:r w:rsidDel="00FB448D">
          <w:rPr>
            <w:noProof/>
          </w:rPr>
          <w:delText>, 7</w:delText>
        </w:r>
      </w:del>
    </w:p>
    <w:p w14:paraId="7E931D19" w14:textId="77777777" w:rsidR="004A124E" w:rsidDel="00FB448D" w:rsidRDefault="004A124E">
      <w:pPr>
        <w:pStyle w:val="Index1"/>
        <w:tabs>
          <w:tab w:val="right" w:leader="dot" w:pos="9396"/>
        </w:tabs>
        <w:rPr>
          <w:del w:id="860" w:author="KARL-MICHAEL HAHN [2]" w:date="2021-09-13T15:30:00Z"/>
          <w:noProof/>
        </w:rPr>
      </w:pPr>
      <w:del w:id="861" w:author="KARL-MICHAEL HAHN [2]" w:date="2021-09-13T15:30:00Z">
        <w:r w:rsidDel="00FB448D">
          <w:rPr>
            <w:noProof/>
          </w:rPr>
          <w:delText>BrakeNumberOfPistons, 7</w:delText>
        </w:r>
      </w:del>
    </w:p>
    <w:p w14:paraId="6CD053E5" w14:textId="77777777" w:rsidR="004A124E" w:rsidDel="00FB448D" w:rsidRDefault="004A124E">
      <w:pPr>
        <w:pStyle w:val="Index1"/>
        <w:tabs>
          <w:tab w:val="right" w:leader="dot" w:pos="9396"/>
        </w:tabs>
        <w:rPr>
          <w:del w:id="862" w:author="KARL-MICHAEL HAHN [2]" w:date="2021-09-13T15:30:00Z"/>
          <w:noProof/>
        </w:rPr>
      </w:pPr>
      <w:del w:id="863" w:author="KARL-MICHAEL HAHN [2]" w:date="2021-09-13T15:30:00Z">
        <w:r w:rsidDel="00FB448D">
          <w:rPr>
            <w:noProof/>
          </w:rPr>
          <w:delText>DiscBrakeType, 6</w:delText>
        </w:r>
      </w:del>
    </w:p>
    <w:p w14:paraId="0F2F764D" w14:textId="77777777" w:rsidR="004A124E" w:rsidDel="00FB448D" w:rsidRDefault="004A124E">
      <w:pPr>
        <w:pStyle w:val="Index1"/>
        <w:tabs>
          <w:tab w:val="right" w:leader="dot" w:pos="9396"/>
        </w:tabs>
        <w:rPr>
          <w:del w:id="864" w:author="KARL-MICHAEL HAHN [2]" w:date="2021-09-13T15:30:00Z"/>
          <w:noProof/>
        </w:rPr>
      </w:pPr>
      <w:del w:id="865" w:author="KARL-MICHAEL HAHN [2]" w:date="2021-09-13T15:30:00Z">
        <w:r w:rsidRPr="00842BC6" w:rsidDel="00FB448D">
          <w:rPr>
            <w:i/>
            <w:iCs/>
            <w:noProof/>
          </w:rPr>
          <w:delText>DrumBrakeType</w:delText>
        </w:r>
        <w:r w:rsidDel="00FB448D">
          <w:rPr>
            <w:noProof/>
          </w:rPr>
          <w:delText>, 6</w:delText>
        </w:r>
      </w:del>
    </w:p>
    <w:p w14:paraId="56354CA1" w14:textId="55C9A2D7" w:rsidR="004A124E" w:rsidDel="00FB448D" w:rsidRDefault="004A124E" w:rsidP="00390F9E">
      <w:pPr>
        <w:rPr>
          <w:del w:id="866" w:author="KARL-MICHAEL HAHN [2]" w:date="2021-09-13T15:30:00Z"/>
          <w:noProof/>
        </w:rPr>
        <w:sectPr w:rsidR="004A124E" w:rsidDel="00FB448D" w:rsidSect="004A124E">
          <w:type w:val="continuous"/>
          <w:pgSz w:w="12240" w:h="15840"/>
          <w:pgMar w:top="1417" w:right="1417" w:bottom="1134" w:left="1417" w:header="720" w:footer="720" w:gutter="0"/>
          <w:cols w:space="720"/>
        </w:sectPr>
      </w:pPr>
    </w:p>
    <w:p w14:paraId="23C970DA" w14:textId="538FFEF8" w:rsidR="00390F9E" w:rsidRPr="00390F9E" w:rsidRDefault="001273C2" w:rsidP="00390F9E">
      <w:r>
        <w:fldChar w:fldCharType="end"/>
      </w:r>
    </w:p>
    <w:p w14:paraId="01FB253B" w14:textId="77777777" w:rsidR="00390F9E" w:rsidRPr="00952E48" w:rsidRDefault="00390F9E" w:rsidP="00266A6F">
      <w:pPr>
        <w:jc w:val="both"/>
        <w:rPr>
          <w:iCs/>
        </w:rPr>
      </w:pPr>
    </w:p>
    <w:sectPr w:rsidR="00390F9E" w:rsidRPr="00952E48" w:rsidSect="004A124E">
      <w:type w:val="continuous"/>
      <w:pgSz w:w="12240" w:h="15840"/>
      <w:pgMar w:top="1417" w:right="1417" w:bottom="1134"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3" w:author="Puetz Thomas Dr. KBL ADTC21" w:date="2021-09-27T18:00:00Z" w:initials="PTDKA">
    <w:p w14:paraId="3A6DFFD4" w14:textId="72A38934" w:rsidR="00C22FCB" w:rsidRDefault="00C22FCB">
      <w:pPr>
        <w:pStyle w:val="CommentText"/>
      </w:pPr>
      <w:r>
        <w:rPr>
          <w:rStyle w:val="CommentReference"/>
        </w:rPr>
        <w:annotationRef/>
      </w:r>
      <w:r>
        <w:t>Also sliding calipers may have 2 pistons</w:t>
      </w:r>
      <w:r>
        <w:annotationRef/>
      </w:r>
    </w:p>
  </w:comment>
  <w:comment w:id="264" w:author="SAMUEL DAVID LAGO PLACES" w:date="2021-10-04T07:08:00Z" w:initials="SP">
    <w:p w14:paraId="38F99DBD" w14:textId="0047DB9C" w:rsidR="00C22FCB" w:rsidRDefault="00C22FCB">
      <w:r>
        <w:t>True.</w:t>
      </w:r>
      <w:r>
        <w:annotationRef/>
      </w:r>
    </w:p>
  </w:comment>
  <w:comment w:id="277" w:author="KARL-MICHAEL HAHN [2]" w:date="2021-09-13T11:58:00Z" w:initials="KH">
    <w:p w14:paraId="0F26E2F8" w14:textId="1D7170B1" w:rsidR="00C22FCB" w:rsidRPr="00C22FCB" w:rsidRDefault="00C22FCB">
      <w:pPr>
        <w:pStyle w:val="CommentText"/>
        <w:rPr>
          <w:lang w:val="en-GB"/>
        </w:rPr>
      </w:pPr>
      <w:r>
        <w:rPr>
          <w:rStyle w:val="CommentReference"/>
        </w:rPr>
        <w:annotationRef/>
      </w:r>
      <w:r w:rsidRPr="00C22FCB">
        <w:rPr>
          <w:lang w:val="en-GB"/>
        </w:rPr>
        <w:t>Picture required</w:t>
      </w:r>
    </w:p>
  </w:comment>
  <w:comment w:id="278" w:author="SAMUEL DAVID LAGO PLACES" w:date="2021-10-04T07:15:00Z" w:initials="SP">
    <w:p w14:paraId="4A447786" w14:textId="3C095181" w:rsidR="00C22FCB" w:rsidRDefault="00C22FCB">
      <w:r>
        <w:t>like this?</w:t>
      </w:r>
      <w:r>
        <w:annotationRef/>
      </w:r>
    </w:p>
  </w:comment>
  <w:comment w:id="279" w:author="KARL-MICHAEL HAHN [2]" w:date="2021-10-07T08:08:00Z" w:initials="KH">
    <w:p w14:paraId="2459ABFB" w14:textId="4A4C54EB" w:rsidR="00C22FCB" w:rsidRPr="00C22FCB" w:rsidRDefault="00C22FCB">
      <w:pPr>
        <w:rPr>
          <w:lang w:val="de-DE"/>
        </w:rPr>
      </w:pPr>
      <w:r w:rsidRPr="00C22FCB">
        <w:rPr>
          <w:lang w:val="de-DE"/>
        </w:rPr>
        <w:t>Nice!</w:t>
      </w:r>
      <w:r>
        <w:annotationRef/>
      </w:r>
    </w:p>
  </w:comment>
  <w:comment w:id="397" w:author="Piram Udo Dr. FRD DIYV12" w:date="2021-09-30T12:48:00Z" w:initials="PUDFD">
    <w:p w14:paraId="5B679DE9" w14:textId="25FAAA1F" w:rsidR="00C22FCB" w:rsidRPr="00801C0D" w:rsidRDefault="00C22FCB">
      <w:pPr>
        <w:pStyle w:val="CommentText"/>
        <w:rPr>
          <w:lang w:val="de-DE"/>
        </w:rPr>
      </w:pPr>
      <w:r>
        <w:rPr>
          <w:rStyle w:val="CommentReference"/>
        </w:rPr>
        <w:annotationRef/>
      </w:r>
      <w:r w:rsidRPr="00801C0D">
        <w:rPr>
          <w:lang w:val="de-DE"/>
        </w:rPr>
        <w:t>Hier noch mal klar s</w:t>
      </w:r>
      <w:r>
        <w:rPr>
          <w:lang w:val="de-DE"/>
        </w:rPr>
        <w:t>tellen, dass mit Pressure der hydraulische Druck und nicht der Druck zwischen Bremsbelag und Scheibe gemeint ist.</w:t>
      </w:r>
      <w:r>
        <w:annotationRef/>
      </w:r>
      <w:r>
        <w:annotationRef/>
      </w:r>
    </w:p>
  </w:comment>
  <w:comment w:id="398" w:author="SAMUEL DAVID LAGO PLACES" w:date="2021-10-04T11:44:00Z" w:initials="SP">
    <w:p w14:paraId="5CCA3998" w14:textId="2B2C07B7" w:rsidR="00C22FCB" w:rsidRDefault="00C22FCB">
      <w:r>
        <w:t>Ok with explanation?</w:t>
      </w:r>
      <w:r>
        <w:annotationRef/>
      </w:r>
      <w:r>
        <w:annotationRef/>
      </w:r>
    </w:p>
  </w:comment>
  <w:comment w:id="399" w:author="KARL-MICHAEL HAHN [2]" w:date="2021-10-07T08:10:00Z" w:initials="KH">
    <w:p w14:paraId="60E364C9" w14:textId="1E155726" w:rsidR="00C22FCB" w:rsidRDefault="00C22FCB">
      <w:r>
        <w:t>OK</w:t>
      </w:r>
      <w:r>
        <w:annotationRef/>
      </w:r>
    </w:p>
  </w:comment>
  <w:comment w:id="471" w:author="KARL-MICHAEL HAHN [2]" w:date="2021-09-13T15:08:00Z" w:initials="KH">
    <w:p w14:paraId="3DE8C4BE" w14:textId="5F309FD3" w:rsidR="00C22FCB" w:rsidRPr="00C22FCB" w:rsidRDefault="00C22FCB">
      <w:pPr>
        <w:pStyle w:val="CommentText"/>
        <w:rPr>
          <w:lang w:val="en-GB"/>
        </w:rPr>
      </w:pPr>
      <w:r>
        <w:rPr>
          <w:rStyle w:val="CommentReference"/>
        </w:rPr>
        <w:annotationRef/>
      </w:r>
      <w:r w:rsidRPr="00C22FCB">
        <w:rPr>
          <w:lang w:val="en-GB"/>
        </w:rPr>
        <w:t>Picture ?</w:t>
      </w:r>
    </w:p>
  </w:comment>
  <w:comment w:id="493" w:author="Piram Udo Dr. FRD DIYV12" w:date="2021-09-30T13:00:00Z" w:initials="PUDFD">
    <w:p w14:paraId="3F078079" w14:textId="4352272D" w:rsidR="00C22FCB" w:rsidRPr="00187AE1" w:rsidRDefault="00C22FCB">
      <w:pPr>
        <w:pStyle w:val="CommentText"/>
        <w:rPr>
          <w:lang w:val="de-DE"/>
        </w:rPr>
      </w:pPr>
      <w:r>
        <w:rPr>
          <w:rStyle w:val="CommentReference"/>
        </w:rPr>
        <w:annotationRef/>
      </w:r>
      <w:r w:rsidRPr="00187AE1">
        <w:rPr>
          <w:lang w:val="de-DE"/>
        </w:rPr>
        <w:t>Als Alternative sollte m</w:t>
      </w:r>
      <w:r>
        <w:rPr>
          <w:lang w:val="de-DE"/>
        </w:rPr>
        <w:t>an die Möglichkeit zulassen, diese Werte nicht über den Druck, sondern abhängig von der Kraft anzugeben. Damit kann dann das Format auch für nicht hydraulisch betätigte Bremsen verwendet werden.</w:t>
      </w:r>
      <w:r>
        <w:annotationRef/>
      </w:r>
    </w:p>
  </w:comment>
  <w:comment w:id="508" w:author="Piram Udo Dr. FRD DIYV12" w:date="2021-09-29T09:16:00Z" w:initials="PUDFD">
    <w:p w14:paraId="712A653E" w14:textId="4F3EED1F" w:rsidR="00C22FCB" w:rsidRPr="008F6312" w:rsidRDefault="00C22FCB">
      <w:pPr>
        <w:pStyle w:val="CommentText"/>
      </w:pPr>
      <w:r>
        <w:rPr>
          <w:rStyle w:val="CommentReference"/>
        </w:rPr>
        <w:annotationRef/>
      </w:r>
      <w:r w:rsidRPr="008F6312">
        <w:rPr>
          <w:lang w:val="de-DE"/>
        </w:rPr>
        <w:t>In der Empfehlung sollten k</w:t>
      </w:r>
      <w:r>
        <w:rPr>
          <w:lang w:val="de-DE"/>
        </w:rPr>
        <w:t xml:space="preserve">eine Messbereiche vorgegeben werden, aber Beispiele. </w:t>
      </w:r>
      <w:r w:rsidRPr="008F6312">
        <w:t>Also z.B. „pressures from 5 bar to 120 bar are u</w:t>
      </w:r>
      <w:r>
        <w:t>sually applied”.</w:t>
      </w:r>
      <w:r>
        <w:annotationRef/>
      </w:r>
    </w:p>
  </w:comment>
  <w:comment w:id="519" w:author="Piram Udo Dr. FRD DIYV12" w:date="2021-09-30T12:57:00Z" w:initials="PUDFD">
    <w:p w14:paraId="521F9029" w14:textId="0D603615" w:rsidR="00C22FCB" w:rsidRPr="00C22FCB" w:rsidRDefault="00C22FCB">
      <w:pPr>
        <w:pStyle w:val="CommentText"/>
        <w:rPr>
          <w:lang w:val="de-DE"/>
        </w:rPr>
      </w:pPr>
      <w:r>
        <w:rPr>
          <w:rStyle w:val="CommentReference"/>
        </w:rPr>
        <w:annotationRef/>
      </w:r>
      <w:r w:rsidRPr="00801C0D">
        <w:rPr>
          <w:lang w:val="de-DE"/>
        </w:rPr>
        <w:t>Zusätzlich zu den Stützpunkten de</w:t>
      </w:r>
      <w:r>
        <w:rPr>
          <w:lang w:val="de-DE"/>
        </w:rPr>
        <w:t xml:space="preserve">r p-V Kurve (für Volume Consumption durch Kompressibilität) oder als derived parameter könnten auch die Koeffizienten der häufig verwendeten Ansatzfunktion </w:t>
      </w:r>
      <w:r w:rsidRPr="00187AE1">
        <w:rPr>
          <w:rFonts w:eastAsia="Times New Roman"/>
          <w:sz w:val="22"/>
          <w:szCs w:val="22"/>
          <w:lang w:val="de-DE"/>
        </w:rPr>
        <w:t>V = A*p/(B+p) + C*p</w:t>
      </w:r>
      <w:r>
        <w:rPr>
          <w:rFonts w:eastAsia="Times New Roman"/>
          <w:sz w:val="22"/>
          <w:szCs w:val="22"/>
          <w:lang w:val="de-DE"/>
        </w:rPr>
        <w:t xml:space="preserve"> angegeben werden. </w:t>
      </w:r>
      <w:r w:rsidRPr="00C22FCB">
        <w:rPr>
          <w:rFonts w:eastAsia="Times New Roman"/>
          <w:sz w:val="22"/>
          <w:szCs w:val="22"/>
          <w:lang w:val="de-DE"/>
        </w:rPr>
        <w:t>(wird in der Praxis häufig schon so gemacht).</w:t>
      </w:r>
    </w:p>
  </w:comment>
  <w:comment w:id="520" w:author="SAMUEL DAVID LAGO PLACES" w:date="2021-10-04T11:59:00Z" w:initials="SP">
    <w:p w14:paraId="35A24C1A" w14:textId="6AD286D6" w:rsidR="00C22FCB" w:rsidRPr="00C22FCB" w:rsidRDefault="00C22FCB">
      <w:pPr>
        <w:rPr>
          <w:lang w:val="de-DE"/>
        </w:rPr>
      </w:pPr>
      <w:r w:rsidRPr="00C22FCB">
        <w:rPr>
          <w:lang w:val="de-DE"/>
        </w:rPr>
        <w:t>Gibt es dazu eine Beschreibung/Spezifikation die man anführen kann?</w:t>
      </w:r>
      <w:r>
        <w:annotationRef/>
      </w:r>
    </w:p>
  </w:comment>
  <w:comment w:id="521" w:author="Puetz Thomas Dr. KBL ADTC21" w:date="2021-09-27T18:04:00Z" w:initials="PTDKA">
    <w:p w14:paraId="352DC109" w14:textId="252E4143" w:rsidR="00C22FCB" w:rsidRDefault="00C22FCB">
      <w:pPr>
        <w:pStyle w:val="CommentText"/>
      </w:pPr>
      <w:r>
        <w:rPr>
          <w:rStyle w:val="CommentReference"/>
        </w:rPr>
        <w:annotationRef/>
      </w:r>
      <w:r>
        <w:t>Separation of running clearance and push-out pressure as additional input is recommended to have a better curve fitting</w:t>
      </w:r>
    </w:p>
  </w:comment>
  <w:comment w:id="522" w:author="Piram Udo Dr. FRD DIYV12" w:date="2021-09-30T12:50:00Z" w:initials="PUDFD">
    <w:p w14:paraId="3B8F8E0E" w14:textId="221671FC" w:rsidR="00C22FCB" w:rsidRPr="00801C0D" w:rsidRDefault="00C22FCB">
      <w:pPr>
        <w:pStyle w:val="CommentText"/>
        <w:rPr>
          <w:lang w:val="de-DE"/>
        </w:rPr>
      </w:pPr>
      <w:r>
        <w:rPr>
          <w:rStyle w:val="CommentReference"/>
        </w:rPr>
        <w:annotationRef/>
      </w:r>
      <w:r w:rsidRPr="00801C0D">
        <w:rPr>
          <w:lang w:val="de-DE"/>
        </w:rPr>
        <w:t>Die Beispieldaten zeigen nur den V</w:t>
      </w:r>
      <w:r>
        <w:rPr>
          <w:lang w:val="de-DE"/>
        </w:rPr>
        <w:t>olumenbedarf durch Kompressibiltät, also ab Anliegen der pads. Getrennt sollte auch p-V Messungen im Bereich des Ausschiebewegs angegeben werden.</w:t>
      </w:r>
    </w:p>
  </w:comment>
  <w:comment w:id="523" w:author="SAMUEL DAVID LAGO PLACES" w:date="2021-10-04T12:01:00Z" w:initials="SP">
    <w:p w14:paraId="7EDC1CC7" w14:textId="27BD1D8E" w:rsidR="00C22FCB" w:rsidRPr="00C22FCB" w:rsidRDefault="00C22FCB">
      <w:pPr>
        <w:rPr>
          <w:lang w:val="de-DE"/>
        </w:rPr>
      </w:pPr>
      <w:r w:rsidRPr="00C22FCB">
        <w:rPr>
          <w:lang w:val="de-DE"/>
        </w:rPr>
        <w:t>Stimme zu. Bei uns gibt es einen Holdoff-Pressure, der wahrscheinlich dem push-out pressure ähnlich ist. Deswegen wäre auch hier die Frage wie die beiden Größen spezifiziert sind bzw. es eine allgemeine Spezifikation gibt.</w:t>
      </w:r>
      <w:r>
        <w:annotationRef/>
      </w:r>
    </w:p>
  </w:comment>
  <w:comment w:id="545" w:author="SAMUEL DAVID LAGO PLACES" w:date="2021-10-04T12:01:00Z" w:initials="SP">
    <w:p w14:paraId="56663051" w14:textId="55E2A989" w:rsidR="00C22FCB" w:rsidRPr="00C22FCB" w:rsidRDefault="00C22FCB">
      <w:pPr>
        <w:rPr>
          <w:lang w:val="de-DE"/>
        </w:rPr>
      </w:pPr>
      <w:r w:rsidRPr="00C22FCB">
        <w:rPr>
          <w:lang w:val="de-DE"/>
        </w:rPr>
        <w:t>Die Parameter müssen noch bei den Derived Charateristics eingefügt werden.</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6DFFD4" w15:done="1"/>
  <w15:commentEx w15:paraId="38F99DBD" w15:paraIdParent="3A6DFFD4" w15:done="1"/>
  <w15:commentEx w15:paraId="0F26E2F8" w15:done="0"/>
  <w15:commentEx w15:paraId="4A447786" w15:paraIdParent="0F26E2F8" w15:done="0"/>
  <w15:commentEx w15:paraId="2459ABFB" w15:paraIdParent="0F26E2F8" w15:done="0"/>
  <w15:commentEx w15:paraId="5B679DE9" w15:done="1"/>
  <w15:commentEx w15:paraId="5CCA3998" w15:paraIdParent="5B679DE9" w15:done="1"/>
  <w15:commentEx w15:paraId="60E364C9" w15:paraIdParent="5B679DE9" w15:done="1"/>
  <w15:commentEx w15:paraId="3DE8C4BE" w15:done="0"/>
  <w15:commentEx w15:paraId="3F078079" w15:done="1"/>
  <w15:commentEx w15:paraId="712A653E" w15:done="1"/>
  <w15:commentEx w15:paraId="521F9029" w15:done="0"/>
  <w15:commentEx w15:paraId="35A24C1A" w15:paraIdParent="521F9029" w15:done="0"/>
  <w15:commentEx w15:paraId="352DC109" w15:done="0"/>
  <w15:commentEx w15:paraId="3B8F8E0E" w15:paraIdParent="352DC109" w15:done="0"/>
  <w15:commentEx w15:paraId="7EDC1CC7" w15:paraIdParent="352DC109" w15:done="0"/>
  <w15:commentEx w15:paraId="566630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C8534" w16cex:dateUtc="2021-09-27T16:00:00Z"/>
  <w16cex:commentExtensible w16cex:durableId="75132C6C" w16cex:dateUtc="2021-10-04T05:08:00Z"/>
  <w16cex:commentExtensible w16cex:durableId="361BC120" w16cex:dateUtc="2021-10-04T05:15:00Z"/>
  <w16cex:commentExtensible w16cex:durableId="1B4DA34B" w16cex:dateUtc="2021-10-07T06:08:00Z"/>
  <w16cex:commentExtensible w16cex:durableId="250030A2" w16cex:dateUtc="2021-09-30T10:48:00Z"/>
  <w16cex:commentExtensible w16cex:durableId="2C4674BE" w16cex:dateUtc="2021-10-04T09:44:00Z"/>
  <w16cex:commentExtensible w16cex:durableId="6DEDA418" w16cex:dateUtc="2021-10-07T06:10:00Z"/>
  <w16cex:commentExtensible w16cex:durableId="25003389" w16cex:dateUtc="2021-09-30T11:00:00Z"/>
  <w16cex:commentExtensible w16cex:durableId="24FEAD7B" w16cex:dateUtc="2021-09-29T07:16:00Z"/>
  <w16cex:commentExtensible w16cex:durableId="250032BA" w16cex:dateUtc="2021-09-30T10:57:00Z"/>
  <w16cex:commentExtensible w16cex:durableId="3467710F" w16cex:dateUtc="2021-10-04T09:59:00Z"/>
  <w16cex:commentExtensible w16cex:durableId="24FC8647" w16cex:dateUtc="2021-09-27T16:04:00Z"/>
  <w16cex:commentExtensible w16cex:durableId="25003131" w16cex:dateUtc="2021-09-30T10:50:00Z"/>
  <w16cex:commentExtensible w16cex:durableId="1FCF8A4C" w16cex:dateUtc="2021-10-04T10:01:00Z"/>
  <w16cex:commentExtensible w16cex:durableId="47EDBD0D" w16cex:dateUtc="2021-10-04T1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6DFFD4" w16cid:durableId="24FC8534"/>
  <w16cid:commentId w16cid:paraId="38F99DBD" w16cid:durableId="75132C6C"/>
  <w16cid:commentId w16cid:paraId="0F26E2F8" w16cid:durableId="24FC8342"/>
  <w16cid:commentId w16cid:paraId="4A447786" w16cid:durableId="361BC120"/>
  <w16cid:commentId w16cid:paraId="2459ABFB" w16cid:durableId="1B4DA34B"/>
  <w16cid:commentId w16cid:paraId="5B679DE9" w16cid:durableId="250030A2"/>
  <w16cid:commentId w16cid:paraId="5CCA3998" w16cid:durableId="2C4674BE"/>
  <w16cid:commentId w16cid:paraId="60E364C9" w16cid:durableId="6DEDA418"/>
  <w16cid:commentId w16cid:paraId="3DE8C4BE" w16cid:durableId="24FC8343"/>
  <w16cid:commentId w16cid:paraId="3F078079" w16cid:durableId="25003389"/>
  <w16cid:commentId w16cid:paraId="712A653E" w16cid:durableId="24FEAD7B"/>
  <w16cid:commentId w16cid:paraId="521F9029" w16cid:durableId="250032BA"/>
  <w16cid:commentId w16cid:paraId="35A24C1A" w16cid:durableId="3467710F"/>
  <w16cid:commentId w16cid:paraId="352DC109" w16cid:durableId="24FC8647"/>
  <w16cid:commentId w16cid:paraId="3B8F8E0E" w16cid:durableId="25003131"/>
  <w16cid:commentId w16cid:paraId="7EDC1CC7" w16cid:durableId="1FCF8A4C"/>
  <w16cid:commentId w16cid:paraId="56663051" w16cid:durableId="47EDBD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CB5C2" w14:textId="77777777" w:rsidR="00846C74" w:rsidRDefault="00846C74" w:rsidP="00EF7685">
      <w:pPr>
        <w:spacing w:line="240" w:lineRule="auto"/>
      </w:pPr>
      <w:r>
        <w:separator/>
      </w:r>
    </w:p>
  </w:endnote>
  <w:endnote w:type="continuationSeparator" w:id="0">
    <w:p w14:paraId="69C516BE" w14:textId="77777777" w:rsidR="00846C74" w:rsidRDefault="00846C74" w:rsidP="00EF76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02C3A" w14:textId="77777777" w:rsidR="00C22FCB" w:rsidRDefault="00C22F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13265" w14:textId="77777777" w:rsidR="00C22FCB" w:rsidRDefault="00C22FCB" w:rsidP="001C2E40">
    <w:pPr>
      <w:pStyle w:val="Footer"/>
      <w:pBdr>
        <w:bottom w:val="single" w:sz="12" w:space="1" w:color="auto"/>
      </w:pBdr>
      <w:jc w:val="both"/>
      <w:rPr>
        <w:sz w:val="20"/>
      </w:rPr>
    </w:pPr>
  </w:p>
  <w:p w14:paraId="75370496" w14:textId="10391B5F" w:rsidR="00C22FCB" w:rsidRDefault="00C22FCB" w:rsidP="0069184D">
    <w:pPr>
      <w:pStyle w:val="Footer"/>
      <w:tabs>
        <w:tab w:val="clear" w:pos="9026"/>
        <w:tab w:val="right" w:pos="9356"/>
      </w:tabs>
    </w:pPr>
    <w:r>
      <w:rPr>
        <w:sz w:val="20"/>
      </w:rPr>
      <w:t>Copyright prostep ivip / VDA</w:t>
    </w:r>
    <w:r>
      <w:rPr>
        <w:sz w:val="20"/>
      </w:rPr>
      <w:tab/>
    </w:r>
    <w:r>
      <w:rPr>
        <w:sz w:val="20"/>
      </w:rPr>
      <w:tab/>
    </w:r>
    <w:r>
      <w:rPr>
        <w:noProof/>
        <w:sz w:val="20"/>
        <w:u w:val="single"/>
        <w:lang w:eastAsia="de-DE"/>
      </w:rPr>
      <w:t xml:space="preserve">Seite </w:t>
    </w:r>
    <w:r>
      <w:rPr>
        <w:noProof/>
        <w:sz w:val="20"/>
        <w:u w:val="single"/>
        <w:lang w:eastAsia="de-DE"/>
      </w:rPr>
      <w:fldChar w:fldCharType="begin"/>
    </w:r>
    <w:r>
      <w:rPr>
        <w:noProof/>
        <w:sz w:val="20"/>
        <w:u w:val="single"/>
        <w:lang w:eastAsia="de-DE"/>
      </w:rPr>
      <w:instrText>PAGE   \* MERGEFORMAT</w:instrText>
    </w:r>
    <w:r>
      <w:rPr>
        <w:noProof/>
        <w:sz w:val="20"/>
        <w:u w:val="single"/>
        <w:lang w:eastAsia="de-DE"/>
      </w:rPr>
      <w:fldChar w:fldCharType="separate"/>
    </w:r>
    <w:r w:rsidR="00421061">
      <w:rPr>
        <w:noProof/>
        <w:sz w:val="20"/>
        <w:u w:val="single"/>
        <w:lang w:eastAsia="de-DE"/>
      </w:rPr>
      <w:t>17</w:t>
    </w:r>
    <w:r>
      <w:rPr>
        <w:noProof/>
        <w:sz w:val="20"/>
        <w:u w:val="single"/>
        <w:lang w:eastAsia="de-DE"/>
      </w:rPr>
      <w:fldChar w:fldCharType="end"/>
    </w:r>
  </w:p>
  <w:p w14:paraId="5AB7DBA9" w14:textId="77777777" w:rsidR="00C22FCB" w:rsidRPr="001C2E40" w:rsidRDefault="00C22FCB" w:rsidP="001C2E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6C81" w14:textId="77777777" w:rsidR="00C22FCB" w:rsidRDefault="00C22F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AF194" w14:textId="77777777" w:rsidR="00846C74" w:rsidRDefault="00846C74" w:rsidP="00EF7685">
      <w:pPr>
        <w:spacing w:line="240" w:lineRule="auto"/>
      </w:pPr>
      <w:r>
        <w:separator/>
      </w:r>
    </w:p>
  </w:footnote>
  <w:footnote w:type="continuationSeparator" w:id="0">
    <w:p w14:paraId="15E6D316" w14:textId="77777777" w:rsidR="00846C74" w:rsidRDefault="00846C74" w:rsidP="00EF76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D8384" w14:textId="77777777" w:rsidR="00C22FCB" w:rsidRDefault="00C22F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12A92" w14:textId="77777777" w:rsidR="00C22FCB" w:rsidRDefault="00C22F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C3047" w14:textId="77777777" w:rsidR="00C22FCB" w:rsidRDefault="00C22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558C37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690783"/>
    <w:multiLevelType w:val="hybridMultilevel"/>
    <w:tmpl w:val="B0AADE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548EA"/>
    <w:multiLevelType w:val="hybridMultilevel"/>
    <w:tmpl w:val="F03A65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737CD4"/>
    <w:multiLevelType w:val="hybridMultilevel"/>
    <w:tmpl w:val="656E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676A43"/>
    <w:multiLevelType w:val="hybridMultilevel"/>
    <w:tmpl w:val="C56C79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344357"/>
    <w:multiLevelType w:val="hybridMultilevel"/>
    <w:tmpl w:val="AD760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AA668E"/>
    <w:multiLevelType w:val="hybridMultilevel"/>
    <w:tmpl w:val="23A844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AA2DD0"/>
    <w:multiLevelType w:val="hybridMultilevel"/>
    <w:tmpl w:val="83C0EA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022BDC"/>
    <w:multiLevelType w:val="hybridMultilevel"/>
    <w:tmpl w:val="837E1D58"/>
    <w:lvl w:ilvl="0" w:tplc="A8C2BE14">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24D22F8"/>
    <w:multiLevelType w:val="hybridMultilevel"/>
    <w:tmpl w:val="7480C4C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15:restartNumberingAfterBreak="0">
    <w:nsid w:val="248A05DE"/>
    <w:multiLevelType w:val="hybridMultilevel"/>
    <w:tmpl w:val="ACC20B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6B394B"/>
    <w:multiLevelType w:val="hybridMultilevel"/>
    <w:tmpl w:val="8CFE71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1776B3"/>
    <w:multiLevelType w:val="multilevel"/>
    <w:tmpl w:val="3F3660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4413"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90F2B73"/>
    <w:multiLevelType w:val="hybridMultilevel"/>
    <w:tmpl w:val="49E2DC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4351FC"/>
    <w:multiLevelType w:val="hybridMultilevel"/>
    <w:tmpl w:val="EF2E6E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3B5F25"/>
    <w:multiLevelType w:val="hybridMultilevel"/>
    <w:tmpl w:val="ABA4314C"/>
    <w:lvl w:ilvl="0" w:tplc="FFFFFFFF">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39E0E4F"/>
    <w:multiLevelType w:val="hybridMultilevel"/>
    <w:tmpl w:val="290275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66E0F9C"/>
    <w:multiLevelType w:val="hybridMultilevel"/>
    <w:tmpl w:val="F490D3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FAD2931"/>
    <w:multiLevelType w:val="hybridMultilevel"/>
    <w:tmpl w:val="CDBE72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1BE0818"/>
    <w:multiLevelType w:val="hybridMultilevel"/>
    <w:tmpl w:val="5CA0E9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2AB7FF6"/>
    <w:multiLevelType w:val="hybridMultilevel"/>
    <w:tmpl w:val="A3081CC4"/>
    <w:lvl w:ilvl="0" w:tplc="CAB89C9E">
      <w:start w:val="1"/>
      <w:numFmt w:val="bullet"/>
      <w:lvlText w:val=""/>
      <w:lvlJc w:val="left"/>
      <w:pPr>
        <w:ind w:left="720" w:hanging="360"/>
      </w:pPr>
      <w:rPr>
        <w:rFonts w:ascii="Symbol" w:hAnsi="Symbol" w:hint="default"/>
      </w:rPr>
    </w:lvl>
    <w:lvl w:ilvl="1" w:tplc="F78C4EF4">
      <w:start w:val="1"/>
      <w:numFmt w:val="bullet"/>
      <w:lvlText w:val="o"/>
      <w:lvlJc w:val="left"/>
      <w:pPr>
        <w:ind w:left="1440" w:hanging="360"/>
      </w:pPr>
      <w:rPr>
        <w:rFonts w:ascii="Courier New" w:hAnsi="Courier New" w:hint="default"/>
      </w:rPr>
    </w:lvl>
    <w:lvl w:ilvl="2" w:tplc="3FAC1868">
      <w:start w:val="1"/>
      <w:numFmt w:val="bullet"/>
      <w:lvlText w:val=""/>
      <w:lvlJc w:val="left"/>
      <w:pPr>
        <w:ind w:left="2160" w:hanging="360"/>
      </w:pPr>
      <w:rPr>
        <w:rFonts w:ascii="Wingdings" w:hAnsi="Wingdings" w:hint="default"/>
      </w:rPr>
    </w:lvl>
    <w:lvl w:ilvl="3" w:tplc="C9A8B52C">
      <w:start w:val="1"/>
      <w:numFmt w:val="bullet"/>
      <w:lvlText w:val=""/>
      <w:lvlJc w:val="left"/>
      <w:pPr>
        <w:ind w:left="2880" w:hanging="360"/>
      </w:pPr>
      <w:rPr>
        <w:rFonts w:ascii="Symbol" w:hAnsi="Symbol" w:hint="default"/>
      </w:rPr>
    </w:lvl>
    <w:lvl w:ilvl="4" w:tplc="F02C5F0E">
      <w:start w:val="1"/>
      <w:numFmt w:val="bullet"/>
      <w:lvlText w:val="o"/>
      <w:lvlJc w:val="left"/>
      <w:pPr>
        <w:ind w:left="3600" w:hanging="360"/>
      </w:pPr>
      <w:rPr>
        <w:rFonts w:ascii="Courier New" w:hAnsi="Courier New" w:hint="default"/>
      </w:rPr>
    </w:lvl>
    <w:lvl w:ilvl="5" w:tplc="F7981F5A">
      <w:start w:val="1"/>
      <w:numFmt w:val="bullet"/>
      <w:lvlText w:val=""/>
      <w:lvlJc w:val="left"/>
      <w:pPr>
        <w:ind w:left="4320" w:hanging="360"/>
      </w:pPr>
      <w:rPr>
        <w:rFonts w:ascii="Wingdings" w:hAnsi="Wingdings" w:hint="default"/>
      </w:rPr>
    </w:lvl>
    <w:lvl w:ilvl="6" w:tplc="2DC2F260">
      <w:start w:val="1"/>
      <w:numFmt w:val="bullet"/>
      <w:lvlText w:val=""/>
      <w:lvlJc w:val="left"/>
      <w:pPr>
        <w:ind w:left="5040" w:hanging="360"/>
      </w:pPr>
      <w:rPr>
        <w:rFonts w:ascii="Symbol" w:hAnsi="Symbol" w:hint="default"/>
      </w:rPr>
    </w:lvl>
    <w:lvl w:ilvl="7" w:tplc="F5568768">
      <w:start w:val="1"/>
      <w:numFmt w:val="bullet"/>
      <w:lvlText w:val="o"/>
      <w:lvlJc w:val="left"/>
      <w:pPr>
        <w:ind w:left="5760" w:hanging="360"/>
      </w:pPr>
      <w:rPr>
        <w:rFonts w:ascii="Courier New" w:hAnsi="Courier New" w:hint="default"/>
      </w:rPr>
    </w:lvl>
    <w:lvl w:ilvl="8" w:tplc="1382C6B6">
      <w:start w:val="1"/>
      <w:numFmt w:val="bullet"/>
      <w:lvlText w:val=""/>
      <w:lvlJc w:val="left"/>
      <w:pPr>
        <w:ind w:left="6480" w:hanging="360"/>
      </w:pPr>
      <w:rPr>
        <w:rFonts w:ascii="Wingdings" w:hAnsi="Wingdings" w:hint="default"/>
      </w:rPr>
    </w:lvl>
  </w:abstractNum>
  <w:abstractNum w:abstractNumId="21" w15:restartNumberingAfterBreak="0">
    <w:nsid w:val="6925039F"/>
    <w:multiLevelType w:val="hybridMultilevel"/>
    <w:tmpl w:val="326269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7281134"/>
    <w:multiLevelType w:val="hybridMultilevel"/>
    <w:tmpl w:val="3E26B868"/>
    <w:lvl w:ilvl="0" w:tplc="169A99CE">
      <w:start w:val="1"/>
      <w:numFmt w:val="bullet"/>
      <w:lvlText w:val=""/>
      <w:lvlJc w:val="left"/>
      <w:pPr>
        <w:ind w:left="720" w:hanging="360"/>
      </w:pPr>
      <w:rPr>
        <w:rFonts w:ascii="Symbol" w:hAnsi="Symbol" w:hint="default"/>
      </w:rPr>
    </w:lvl>
    <w:lvl w:ilvl="1" w:tplc="1DA80680">
      <w:start w:val="1"/>
      <w:numFmt w:val="bullet"/>
      <w:lvlText w:val="o"/>
      <w:lvlJc w:val="left"/>
      <w:pPr>
        <w:ind w:left="1440" w:hanging="360"/>
      </w:pPr>
      <w:rPr>
        <w:rFonts w:ascii="Courier New" w:hAnsi="Courier New" w:hint="default"/>
      </w:rPr>
    </w:lvl>
    <w:lvl w:ilvl="2" w:tplc="BEDECE10">
      <w:start w:val="1"/>
      <w:numFmt w:val="bullet"/>
      <w:lvlText w:val=""/>
      <w:lvlJc w:val="left"/>
      <w:pPr>
        <w:ind w:left="2160" w:hanging="360"/>
      </w:pPr>
      <w:rPr>
        <w:rFonts w:ascii="Wingdings" w:hAnsi="Wingdings" w:hint="default"/>
      </w:rPr>
    </w:lvl>
    <w:lvl w:ilvl="3" w:tplc="C8EA6F4A">
      <w:start w:val="1"/>
      <w:numFmt w:val="bullet"/>
      <w:lvlText w:val=""/>
      <w:lvlJc w:val="left"/>
      <w:pPr>
        <w:ind w:left="2880" w:hanging="360"/>
      </w:pPr>
      <w:rPr>
        <w:rFonts w:ascii="Symbol" w:hAnsi="Symbol" w:hint="default"/>
      </w:rPr>
    </w:lvl>
    <w:lvl w:ilvl="4" w:tplc="F9C6C554">
      <w:start w:val="1"/>
      <w:numFmt w:val="bullet"/>
      <w:lvlText w:val="o"/>
      <w:lvlJc w:val="left"/>
      <w:pPr>
        <w:ind w:left="3600" w:hanging="360"/>
      </w:pPr>
      <w:rPr>
        <w:rFonts w:ascii="Courier New" w:hAnsi="Courier New" w:hint="default"/>
      </w:rPr>
    </w:lvl>
    <w:lvl w:ilvl="5" w:tplc="B5422AD6">
      <w:start w:val="1"/>
      <w:numFmt w:val="bullet"/>
      <w:lvlText w:val=""/>
      <w:lvlJc w:val="left"/>
      <w:pPr>
        <w:ind w:left="4320" w:hanging="360"/>
      </w:pPr>
      <w:rPr>
        <w:rFonts w:ascii="Wingdings" w:hAnsi="Wingdings" w:hint="default"/>
      </w:rPr>
    </w:lvl>
    <w:lvl w:ilvl="6" w:tplc="DE782FC2">
      <w:start w:val="1"/>
      <w:numFmt w:val="bullet"/>
      <w:lvlText w:val=""/>
      <w:lvlJc w:val="left"/>
      <w:pPr>
        <w:ind w:left="5040" w:hanging="360"/>
      </w:pPr>
      <w:rPr>
        <w:rFonts w:ascii="Symbol" w:hAnsi="Symbol" w:hint="default"/>
      </w:rPr>
    </w:lvl>
    <w:lvl w:ilvl="7" w:tplc="A0A8F752">
      <w:start w:val="1"/>
      <w:numFmt w:val="bullet"/>
      <w:lvlText w:val="o"/>
      <w:lvlJc w:val="left"/>
      <w:pPr>
        <w:ind w:left="5760" w:hanging="360"/>
      </w:pPr>
      <w:rPr>
        <w:rFonts w:ascii="Courier New" w:hAnsi="Courier New" w:hint="default"/>
      </w:rPr>
    </w:lvl>
    <w:lvl w:ilvl="8" w:tplc="C10696BA">
      <w:start w:val="1"/>
      <w:numFmt w:val="bullet"/>
      <w:lvlText w:val=""/>
      <w:lvlJc w:val="left"/>
      <w:pPr>
        <w:ind w:left="6480" w:hanging="360"/>
      </w:pPr>
      <w:rPr>
        <w:rFonts w:ascii="Wingdings" w:hAnsi="Wingdings" w:hint="default"/>
      </w:rPr>
    </w:lvl>
  </w:abstractNum>
  <w:abstractNum w:abstractNumId="23" w15:restartNumberingAfterBreak="0">
    <w:nsid w:val="782866E8"/>
    <w:multiLevelType w:val="hybridMultilevel"/>
    <w:tmpl w:val="535420A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4" w15:restartNumberingAfterBreak="0">
    <w:nsid w:val="7A13040E"/>
    <w:multiLevelType w:val="hybridMultilevel"/>
    <w:tmpl w:val="63D09608"/>
    <w:lvl w:ilvl="0" w:tplc="5B763AEC">
      <w:start w:val="1"/>
      <w:numFmt w:val="bullet"/>
      <w:lvlText w:val=""/>
      <w:lvlJc w:val="left"/>
      <w:pPr>
        <w:ind w:left="720" w:hanging="360"/>
      </w:pPr>
      <w:rPr>
        <w:rFonts w:ascii="Symbol" w:hAnsi="Symbol" w:hint="default"/>
      </w:rPr>
    </w:lvl>
    <w:lvl w:ilvl="1" w:tplc="F8B85E48">
      <w:start w:val="1"/>
      <w:numFmt w:val="bullet"/>
      <w:lvlText w:val="o"/>
      <w:lvlJc w:val="left"/>
      <w:pPr>
        <w:ind w:left="1440" w:hanging="360"/>
      </w:pPr>
      <w:rPr>
        <w:rFonts w:ascii="Courier New" w:hAnsi="Courier New" w:hint="default"/>
      </w:rPr>
    </w:lvl>
    <w:lvl w:ilvl="2" w:tplc="830040E2">
      <w:start w:val="1"/>
      <w:numFmt w:val="bullet"/>
      <w:lvlText w:val=""/>
      <w:lvlJc w:val="left"/>
      <w:pPr>
        <w:ind w:left="2160" w:hanging="360"/>
      </w:pPr>
      <w:rPr>
        <w:rFonts w:ascii="Wingdings" w:hAnsi="Wingdings" w:hint="default"/>
      </w:rPr>
    </w:lvl>
    <w:lvl w:ilvl="3" w:tplc="8B466BF2">
      <w:start w:val="1"/>
      <w:numFmt w:val="bullet"/>
      <w:lvlText w:val=""/>
      <w:lvlJc w:val="left"/>
      <w:pPr>
        <w:ind w:left="2880" w:hanging="360"/>
      </w:pPr>
      <w:rPr>
        <w:rFonts w:ascii="Symbol" w:hAnsi="Symbol" w:hint="default"/>
      </w:rPr>
    </w:lvl>
    <w:lvl w:ilvl="4" w:tplc="81B2F800">
      <w:start w:val="1"/>
      <w:numFmt w:val="bullet"/>
      <w:lvlText w:val="o"/>
      <w:lvlJc w:val="left"/>
      <w:pPr>
        <w:ind w:left="3600" w:hanging="360"/>
      </w:pPr>
      <w:rPr>
        <w:rFonts w:ascii="Courier New" w:hAnsi="Courier New" w:hint="default"/>
      </w:rPr>
    </w:lvl>
    <w:lvl w:ilvl="5" w:tplc="C8168C3E">
      <w:start w:val="1"/>
      <w:numFmt w:val="bullet"/>
      <w:lvlText w:val=""/>
      <w:lvlJc w:val="left"/>
      <w:pPr>
        <w:ind w:left="4320" w:hanging="360"/>
      </w:pPr>
      <w:rPr>
        <w:rFonts w:ascii="Wingdings" w:hAnsi="Wingdings" w:hint="default"/>
      </w:rPr>
    </w:lvl>
    <w:lvl w:ilvl="6" w:tplc="A69AE640">
      <w:start w:val="1"/>
      <w:numFmt w:val="bullet"/>
      <w:lvlText w:val=""/>
      <w:lvlJc w:val="left"/>
      <w:pPr>
        <w:ind w:left="5040" w:hanging="360"/>
      </w:pPr>
      <w:rPr>
        <w:rFonts w:ascii="Symbol" w:hAnsi="Symbol" w:hint="default"/>
      </w:rPr>
    </w:lvl>
    <w:lvl w:ilvl="7" w:tplc="E3D0650C">
      <w:start w:val="1"/>
      <w:numFmt w:val="bullet"/>
      <w:lvlText w:val="o"/>
      <w:lvlJc w:val="left"/>
      <w:pPr>
        <w:ind w:left="5760" w:hanging="360"/>
      </w:pPr>
      <w:rPr>
        <w:rFonts w:ascii="Courier New" w:hAnsi="Courier New" w:hint="default"/>
      </w:rPr>
    </w:lvl>
    <w:lvl w:ilvl="8" w:tplc="E30A83A6">
      <w:start w:val="1"/>
      <w:numFmt w:val="bullet"/>
      <w:lvlText w:val=""/>
      <w:lvlJc w:val="left"/>
      <w:pPr>
        <w:ind w:left="6480" w:hanging="360"/>
      </w:pPr>
      <w:rPr>
        <w:rFonts w:ascii="Wingdings" w:hAnsi="Wingdings" w:hint="default"/>
      </w:rPr>
    </w:lvl>
  </w:abstractNum>
  <w:num w:numId="1">
    <w:abstractNumId w:val="24"/>
  </w:num>
  <w:num w:numId="2">
    <w:abstractNumId w:val="22"/>
  </w:num>
  <w:num w:numId="3">
    <w:abstractNumId w:val="20"/>
  </w:num>
  <w:num w:numId="4">
    <w:abstractNumId w:val="18"/>
  </w:num>
  <w:num w:numId="5">
    <w:abstractNumId w:val="12"/>
  </w:num>
  <w:num w:numId="6">
    <w:abstractNumId w:val="13"/>
  </w:num>
  <w:num w:numId="7">
    <w:abstractNumId w:val="9"/>
  </w:num>
  <w:num w:numId="8">
    <w:abstractNumId w:val="4"/>
  </w:num>
  <w:num w:numId="9">
    <w:abstractNumId w:val="14"/>
  </w:num>
  <w:num w:numId="10">
    <w:abstractNumId w:val="16"/>
  </w:num>
  <w:num w:numId="11">
    <w:abstractNumId w:val="17"/>
  </w:num>
  <w:num w:numId="12">
    <w:abstractNumId w:val="15"/>
  </w:num>
  <w:num w:numId="13">
    <w:abstractNumId w:val="6"/>
  </w:num>
  <w:num w:numId="14">
    <w:abstractNumId w:val="8"/>
  </w:num>
  <w:num w:numId="15">
    <w:abstractNumId w:val="0"/>
  </w:num>
  <w:num w:numId="16">
    <w:abstractNumId w:val="12"/>
  </w:num>
  <w:num w:numId="17">
    <w:abstractNumId w:val="12"/>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1"/>
  </w:num>
  <w:num w:numId="22">
    <w:abstractNumId w:val="5"/>
  </w:num>
  <w:num w:numId="23">
    <w:abstractNumId w:val="21"/>
  </w:num>
  <w:num w:numId="24">
    <w:abstractNumId w:val="7"/>
  </w:num>
  <w:num w:numId="25">
    <w:abstractNumId w:val="23"/>
  </w:num>
  <w:num w:numId="26">
    <w:abstractNumId w:val="2"/>
  </w:num>
  <w:num w:numId="27">
    <w:abstractNumId w:val="10"/>
  </w:num>
  <w:num w:numId="28">
    <w:abstractNumId w:val="19"/>
  </w:num>
  <w:num w:numId="29">
    <w:abstractNumId w:val="3"/>
  </w:num>
  <w:num w:numId="3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ido Schneider">
    <w15:presenceInfo w15:providerId="AD" w15:userId="S::g.schneider@peak-solution.de::e7559ddb-9fa1-403a-93d0-25445e2cae02"/>
  </w15:person>
  <w15:person w15:author="KARL-MICHAEL HAHN">
    <w15:presenceInfo w15:providerId="AD" w15:userId="S-1-5-21-1993962763-299502267-1801674531-1134776"/>
  </w15:person>
  <w15:person w15:author="KARL-MICHAEL HAHN [2]">
    <w15:presenceInfo w15:providerId="AD" w15:userId="S::ojzwmbx@inetpsa.com::40042d65-dd3b-4a5a-a917-3c66747ec955"/>
  </w15:person>
  <w15:person w15:author="SAMUEL DAVID LAGO PLACES">
    <w15:presenceInfo w15:providerId="AD" w15:userId="S::oxzfchq@inetpsa.com::cf1d4619-933c-411a-857c-22a57f83d360"/>
  </w15:person>
  <w15:person w15:author="Puetz Thomas Dr. KBL ADTC21">
    <w15:presenceInfo w15:providerId="AD" w15:userId="S::thomas.puetz@zf.com::52761518-e47c-4561-bff9-6eabf28bdc8a"/>
  </w15:person>
  <w15:person w15:author="Piram Udo Dr. FRD DIYV12">
    <w15:presenceInfo w15:providerId="AD" w15:userId="S::udo.piram@zf.com::de66e31e-4d7c-4a06-9265-aa462f91b8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F6F"/>
    <w:rsid w:val="00002B1E"/>
    <w:rsid w:val="0006143F"/>
    <w:rsid w:val="00071E5D"/>
    <w:rsid w:val="00081E81"/>
    <w:rsid w:val="0008647B"/>
    <w:rsid w:val="00093452"/>
    <w:rsid w:val="000D5E61"/>
    <w:rsid w:val="0011787F"/>
    <w:rsid w:val="00122D7E"/>
    <w:rsid w:val="001273C2"/>
    <w:rsid w:val="0013546E"/>
    <w:rsid w:val="001403F8"/>
    <w:rsid w:val="00143CEA"/>
    <w:rsid w:val="00187AE1"/>
    <w:rsid w:val="001949C7"/>
    <w:rsid w:val="001A6EA8"/>
    <w:rsid w:val="001B3969"/>
    <w:rsid w:val="001B4B22"/>
    <w:rsid w:val="001C0E52"/>
    <w:rsid w:val="001C2E40"/>
    <w:rsid w:val="001D2E71"/>
    <w:rsid w:val="00224927"/>
    <w:rsid w:val="002402E6"/>
    <w:rsid w:val="00266A6F"/>
    <w:rsid w:val="00283555"/>
    <w:rsid w:val="00290008"/>
    <w:rsid w:val="002A6461"/>
    <w:rsid w:val="002C7B97"/>
    <w:rsid w:val="002E4FF5"/>
    <w:rsid w:val="002F6FE9"/>
    <w:rsid w:val="002F7232"/>
    <w:rsid w:val="00360CA0"/>
    <w:rsid w:val="00376506"/>
    <w:rsid w:val="00384700"/>
    <w:rsid w:val="00390F9E"/>
    <w:rsid w:val="003A4431"/>
    <w:rsid w:val="003B0DE7"/>
    <w:rsid w:val="003C0FB1"/>
    <w:rsid w:val="004063E2"/>
    <w:rsid w:val="00416C68"/>
    <w:rsid w:val="00421061"/>
    <w:rsid w:val="00453AD8"/>
    <w:rsid w:val="0046472E"/>
    <w:rsid w:val="004954A5"/>
    <w:rsid w:val="004A124E"/>
    <w:rsid w:val="004B57C0"/>
    <w:rsid w:val="004C26DA"/>
    <w:rsid w:val="004E3ECA"/>
    <w:rsid w:val="004F6787"/>
    <w:rsid w:val="00512801"/>
    <w:rsid w:val="00513962"/>
    <w:rsid w:val="00542D9C"/>
    <w:rsid w:val="00555C61"/>
    <w:rsid w:val="00563130"/>
    <w:rsid w:val="00586C83"/>
    <w:rsid w:val="00595A60"/>
    <w:rsid w:val="005B49CE"/>
    <w:rsid w:val="005C75FB"/>
    <w:rsid w:val="005D349F"/>
    <w:rsid w:val="005D5679"/>
    <w:rsid w:val="0061429E"/>
    <w:rsid w:val="00616F65"/>
    <w:rsid w:val="00623184"/>
    <w:rsid w:val="00656177"/>
    <w:rsid w:val="00656BFF"/>
    <w:rsid w:val="0069184D"/>
    <w:rsid w:val="006B1F46"/>
    <w:rsid w:val="006D1F26"/>
    <w:rsid w:val="006D36B2"/>
    <w:rsid w:val="006F17E7"/>
    <w:rsid w:val="00713EC1"/>
    <w:rsid w:val="007260D0"/>
    <w:rsid w:val="00747382"/>
    <w:rsid w:val="007734AB"/>
    <w:rsid w:val="00775C32"/>
    <w:rsid w:val="0078447C"/>
    <w:rsid w:val="007B3066"/>
    <w:rsid w:val="007B57A3"/>
    <w:rsid w:val="007D5EEF"/>
    <w:rsid w:val="007D7D0D"/>
    <w:rsid w:val="007F3500"/>
    <w:rsid w:val="00801C0D"/>
    <w:rsid w:val="00804F99"/>
    <w:rsid w:val="00821BC0"/>
    <w:rsid w:val="00832BDC"/>
    <w:rsid w:val="00846C74"/>
    <w:rsid w:val="00853045"/>
    <w:rsid w:val="008A2787"/>
    <w:rsid w:val="008C3C40"/>
    <w:rsid w:val="008D4A45"/>
    <w:rsid w:val="008F0A73"/>
    <w:rsid w:val="008F6312"/>
    <w:rsid w:val="008F7072"/>
    <w:rsid w:val="00921831"/>
    <w:rsid w:val="00950900"/>
    <w:rsid w:val="00957B92"/>
    <w:rsid w:val="0096284E"/>
    <w:rsid w:val="00973189"/>
    <w:rsid w:val="00991966"/>
    <w:rsid w:val="009D2FE2"/>
    <w:rsid w:val="00A00844"/>
    <w:rsid w:val="00A00968"/>
    <w:rsid w:val="00A03A71"/>
    <w:rsid w:val="00A05DF6"/>
    <w:rsid w:val="00A10C33"/>
    <w:rsid w:val="00A14F6F"/>
    <w:rsid w:val="00A43833"/>
    <w:rsid w:val="00A46C8F"/>
    <w:rsid w:val="00A474A1"/>
    <w:rsid w:val="00A740C8"/>
    <w:rsid w:val="00A943C9"/>
    <w:rsid w:val="00A964E4"/>
    <w:rsid w:val="00AC6EAA"/>
    <w:rsid w:val="00AD5D58"/>
    <w:rsid w:val="00AD6368"/>
    <w:rsid w:val="00B00EAD"/>
    <w:rsid w:val="00B673C2"/>
    <w:rsid w:val="00B97567"/>
    <w:rsid w:val="00BA75E1"/>
    <w:rsid w:val="00BB57FB"/>
    <w:rsid w:val="00BC2EEF"/>
    <w:rsid w:val="00BD1A61"/>
    <w:rsid w:val="00BD28DD"/>
    <w:rsid w:val="00BD7C50"/>
    <w:rsid w:val="00BE0925"/>
    <w:rsid w:val="00BF3F3D"/>
    <w:rsid w:val="00BF455E"/>
    <w:rsid w:val="00C22FCB"/>
    <w:rsid w:val="00C258DB"/>
    <w:rsid w:val="00C3350D"/>
    <w:rsid w:val="00C9379B"/>
    <w:rsid w:val="00CA4434"/>
    <w:rsid w:val="00CA6F30"/>
    <w:rsid w:val="00CF6C52"/>
    <w:rsid w:val="00D05F99"/>
    <w:rsid w:val="00D461A7"/>
    <w:rsid w:val="00D529B7"/>
    <w:rsid w:val="00D80B00"/>
    <w:rsid w:val="00DC71B8"/>
    <w:rsid w:val="00DE0403"/>
    <w:rsid w:val="00DF5092"/>
    <w:rsid w:val="00DF7204"/>
    <w:rsid w:val="00E119D7"/>
    <w:rsid w:val="00E12FB7"/>
    <w:rsid w:val="00E23D7D"/>
    <w:rsid w:val="00E3040D"/>
    <w:rsid w:val="00E35319"/>
    <w:rsid w:val="00E61988"/>
    <w:rsid w:val="00E6210B"/>
    <w:rsid w:val="00E747EB"/>
    <w:rsid w:val="00EF7685"/>
    <w:rsid w:val="00EF7882"/>
    <w:rsid w:val="00F42900"/>
    <w:rsid w:val="00F429E3"/>
    <w:rsid w:val="00F7239C"/>
    <w:rsid w:val="00FA3C16"/>
    <w:rsid w:val="00FB448D"/>
    <w:rsid w:val="00FE341D"/>
    <w:rsid w:val="06109879"/>
    <w:rsid w:val="06A1956A"/>
    <w:rsid w:val="07214F3C"/>
    <w:rsid w:val="074E0A65"/>
    <w:rsid w:val="09BE04B2"/>
    <w:rsid w:val="0B9C3323"/>
    <w:rsid w:val="0D874D0C"/>
    <w:rsid w:val="0EC861C8"/>
    <w:rsid w:val="0F5A1996"/>
    <w:rsid w:val="0FC0BEC0"/>
    <w:rsid w:val="103BAED6"/>
    <w:rsid w:val="11A96275"/>
    <w:rsid w:val="15447F58"/>
    <w:rsid w:val="15A98E15"/>
    <w:rsid w:val="16F3D250"/>
    <w:rsid w:val="17BEF707"/>
    <w:rsid w:val="18E79DC3"/>
    <w:rsid w:val="1A0D35D6"/>
    <w:rsid w:val="1AE6D44D"/>
    <w:rsid w:val="1B8C1E89"/>
    <w:rsid w:val="1BA90637"/>
    <w:rsid w:val="1D893093"/>
    <w:rsid w:val="1E4BC42D"/>
    <w:rsid w:val="200ADCB5"/>
    <w:rsid w:val="20CC28EE"/>
    <w:rsid w:val="227FCA67"/>
    <w:rsid w:val="228D2C6C"/>
    <w:rsid w:val="23AB7DDE"/>
    <w:rsid w:val="24250E7F"/>
    <w:rsid w:val="271BF59C"/>
    <w:rsid w:val="280F0909"/>
    <w:rsid w:val="281EEDB2"/>
    <w:rsid w:val="283366CA"/>
    <w:rsid w:val="2A446A6B"/>
    <w:rsid w:val="2C6CEA36"/>
    <w:rsid w:val="2EDC7F09"/>
    <w:rsid w:val="2F7F2FA2"/>
    <w:rsid w:val="32A6226D"/>
    <w:rsid w:val="33F454D9"/>
    <w:rsid w:val="362A3497"/>
    <w:rsid w:val="36371806"/>
    <w:rsid w:val="37869B6A"/>
    <w:rsid w:val="396EB8C8"/>
    <w:rsid w:val="3B64BB1B"/>
    <w:rsid w:val="3DB9BC36"/>
    <w:rsid w:val="4146DEDB"/>
    <w:rsid w:val="42E6E5D9"/>
    <w:rsid w:val="431AE5D5"/>
    <w:rsid w:val="436FCD00"/>
    <w:rsid w:val="450259AD"/>
    <w:rsid w:val="46E40E67"/>
    <w:rsid w:val="46F4B1C6"/>
    <w:rsid w:val="49AF7C34"/>
    <w:rsid w:val="4A251069"/>
    <w:rsid w:val="4D16D2C1"/>
    <w:rsid w:val="519AA984"/>
    <w:rsid w:val="55B054AB"/>
    <w:rsid w:val="563C97EB"/>
    <w:rsid w:val="56E8312E"/>
    <w:rsid w:val="56F6B511"/>
    <w:rsid w:val="571D1908"/>
    <w:rsid w:val="5754113F"/>
    <w:rsid w:val="5828A0AD"/>
    <w:rsid w:val="5884018F"/>
    <w:rsid w:val="59358BFD"/>
    <w:rsid w:val="5977C482"/>
    <w:rsid w:val="5A513123"/>
    <w:rsid w:val="5D367581"/>
    <w:rsid w:val="5E2E8173"/>
    <w:rsid w:val="606BF690"/>
    <w:rsid w:val="608C89B2"/>
    <w:rsid w:val="62D30DA0"/>
    <w:rsid w:val="65A91AB0"/>
    <w:rsid w:val="6617A572"/>
    <w:rsid w:val="6796B709"/>
    <w:rsid w:val="680847C0"/>
    <w:rsid w:val="6838701E"/>
    <w:rsid w:val="69C32DAC"/>
    <w:rsid w:val="69F2299E"/>
    <w:rsid w:val="7093FC67"/>
    <w:rsid w:val="70DADD39"/>
    <w:rsid w:val="70DB20CE"/>
    <w:rsid w:val="7276AD9A"/>
    <w:rsid w:val="73CB9D29"/>
    <w:rsid w:val="74BBD447"/>
    <w:rsid w:val="75B4B18E"/>
    <w:rsid w:val="76AEB9A5"/>
    <w:rsid w:val="78042300"/>
    <w:rsid w:val="7C5EA167"/>
    <w:rsid w:val="7DD6C0C1"/>
    <w:rsid w:val="7E2409DD"/>
    <w:rsid w:val="7E4E3A40"/>
    <w:rsid w:val="7F06D5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CCBA4"/>
  <w15:docId w15:val="{2AA12A3E-363B-44E8-8E93-5F8FAD91E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A6F"/>
    <w:pPr>
      <w:spacing w:line="264" w:lineRule="auto"/>
    </w:pPr>
    <w:rPr>
      <w:rFonts w:ascii="Arial" w:eastAsia="Times New Roman" w:hAnsi="Arial" w:cs="Times New Roman"/>
      <w:szCs w:val="20"/>
    </w:rPr>
  </w:style>
  <w:style w:type="paragraph" w:styleId="Heading1">
    <w:name w:val="heading 1"/>
    <w:basedOn w:val="Normal"/>
    <w:next w:val="Normal"/>
    <w:link w:val="Heading1Char"/>
    <w:autoRedefine/>
    <w:qFormat/>
    <w:rsid w:val="00266A6F"/>
    <w:pPr>
      <w:keepNext/>
      <w:numPr>
        <w:numId w:val="5"/>
      </w:numPr>
      <w:spacing w:before="240" w:after="240"/>
      <w:ind w:left="431" w:hanging="431"/>
      <w:outlineLvl w:val="0"/>
    </w:pPr>
    <w:rPr>
      <w:b/>
      <w:kern w:val="28"/>
      <w:sz w:val="28"/>
    </w:rPr>
  </w:style>
  <w:style w:type="paragraph" w:styleId="Heading2">
    <w:name w:val="heading 2"/>
    <w:basedOn w:val="Normal"/>
    <w:next w:val="Normal"/>
    <w:link w:val="Heading2Char"/>
    <w:unhideWhenUsed/>
    <w:qFormat/>
    <w:rsid w:val="00266A6F"/>
    <w:pPr>
      <w:keepNext/>
      <w:keepLines/>
      <w:numPr>
        <w:ilvl w:val="1"/>
        <w:numId w:val="5"/>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266A6F"/>
    <w:pPr>
      <w:keepNext/>
      <w:numPr>
        <w:ilvl w:val="2"/>
        <w:numId w:val="5"/>
      </w:numPr>
      <w:spacing w:before="240" w:after="60"/>
      <w:outlineLvl w:val="2"/>
    </w:pPr>
    <w:rPr>
      <w:b/>
    </w:rPr>
  </w:style>
  <w:style w:type="paragraph" w:styleId="Heading4">
    <w:name w:val="heading 4"/>
    <w:basedOn w:val="Normal"/>
    <w:next w:val="Normal"/>
    <w:link w:val="Heading4Char"/>
    <w:semiHidden/>
    <w:unhideWhenUsed/>
    <w:qFormat/>
    <w:rsid w:val="00266A6F"/>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266A6F"/>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266A6F"/>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266A6F"/>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266A6F"/>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266A6F"/>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6A6F"/>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266A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66A6F"/>
    <w:rPr>
      <w:rFonts w:ascii="Arial" w:eastAsia="Times New Roman" w:hAnsi="Arial" w:cs="Times New Roman"/>
      <w:b/>
      <w:szCs w:val="20"/>
    </w:rPr>
  </w:style>
  <w:style w:type="character" w:customStyle="1" w:styleId="Heading4Char">
    <w:name w:val="Heading 4 Char"/>
    <w:basedOn w:val="DefaultParagraphFont"/>
    <w:link w:val="Heading4"/>
    <w:semiHidden/>
    <w:rsid w:val="00266A6F"/>
    <w:rPr>
      <w:rFonts w:asciiTheme="majorHAnsi" w:eastAsiaTheme="majorEastAsia" w:hAnsiTheme="majorHAnsi" w:cstheme="majorBidi"/>
      <w:b/>
      <w:bCs/>
      <w:i/>
      <w:iCs/>
      <w:color w:val="4F81BD" w:themeColor="accent1"/>
      <w:szCs w:val="20"/>
    </w:rPr>
  </w:style>
  <w:style w:type="character" w:customStyle="1" w:styleId="Heading5Char">
    <w:name w:val="Heading 5 Char"/>
    <w:basedOn w:val="DefaultParagraphFont"/>
    <w:link w:val="Heading5"/>
    <w:semiHidden/>
    <w:rsid w:val="00266A6F"/>
    <w:rPr>
      <w:rFonts w:asciiTheme="majorHAnsi" w:eastAsiaTheme="majorEastAsia" w:hAnsiTheme="majorHAnsi" w:cstheme="majorBidi"/>
      <w:color w:val="243F60" w:themeColor="accent1" w:themeShade="7F"/>
      <w:szCs w:val="20"/>
    </w:rPr>
  </w:style>
  <w:style w:type="character" w:customStyle="1" w:styleId="Heading6Char">
    <w:name w:val="Heading 6 Char"/>
    <w:basedOn w:val="DefaultParagraphFont"/>
    <w:link w:val="Heading6"/>
    <w:semiHidden/>
    <w:rsid w:val="00266A6F"/>
    <w:rPr>
      <w:rFonts w:asciiTheme="majorHAnsi" w:eastAsiaTheme="majorEastAsia" w:hAnsiTheme="majorHAnsi" w:cstheme="majorBidi"/>
      <w:i/>
      <w:iCs/>
      <w:color w:val="243F60" w:themeColor="accent1" w:themeShade="7F"/>
      <w:szCs w:val="20"/>
    </w:rPr>
  </w:style>
  <w:style w:type="character" w:customStyle="1" w:styleId="Heading7Char">
    <w:name w:val="Heading 7 Char"/>
    <w:basedOn w:val="DefaultParagraphFont"/>
    <w:link w:val="Heading7"/>
    <w:semiHidden/>
    <w:rsid w:val="00266A6F"/>
    <w:rPr>
      <w:rFonts w:asciiTheme="majorHAnsi" w:eastAsiaTheme="majorEastAsia" w:hAnsiTheme="majorHAnsi" w:cstheme="majorBidi"/>
      <w:i/>
      <w:iCs/>
      <w:color w:val="404040" w:themeColor="text1" w:themeTint="BF"/>
      <w:szCs w:val="20"/>
    </w:rPr>
  </w:style>
  <w:style w:type="character" w:customStyle="1" w:styleId="Heading8Char">
    <w:name w:val="Heading 8 Char"/>
    <w:basedOn w:val="DefaultParagraphFont"/>
    <w:link w:val="Heading8"/>
    <w:semiHidden/>
    <w:rsid w:val="00266A6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266A6F"/>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rsid w:val="00266A6F"/>
    <w:pPr>
      <w:spacing w:before="240" w:after="60"/>
      <w:outlineLvl w:val="0"/>
    </w:pPr>
    <w:rPr>
      <w:b/>
      <w:kern w:val="28"/>
      <w:sz w:val="32"/>
    </w:rPr>
  </w:style>
  <w:style w:type="character" w:customStyle="1" w:styleId="TitleChar">
    <w:name w:val="Title Char"/>
    <w:basedOn w:val="DefaultParagraphFont"/>
    <w:link w:val="Title"/>
    <w:rsid w:val="00266A6F"/>
    <w:rPr>
      <w:rFonts w:ascii="Arial" w:eastAsia="Times New Roman" w:hAnsi="Arial" w:cs="Times New Roman"/>
      <w:b/>
      <w:kern w:val="28"/>
      <w:sz w:val="32"/>
      <w:szCs w:val="20"/>
    </w:rPr>
  </w:style>
  <w:style w:type="table" w:styleId="TableGrid">
    <w:name w:val="Table Grid"/>
    <w:basedOn w:val="TableNormal"/>
    <w:uiPriority w:val="39"/>
    <w:rsid w:val="00266A6F"/>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66A6F"/>
    <w:pPr>
      <w:autoSpaceDE w:val="0"/>
      <w:autoSpaceDN w:val="0"/>
      <w:adjustRightInd w:val="0"/>
    </w:pPr>
    <w:rPr>
      <w:rFonts w:ascii="Arial" w:eastAsia="Times New Roman" w:hAnsi="Arial" w:cs="Arial"/>
      <w:color w:val="000000"/>
      <w:sz w:val="24"/>
      <w:szCs w:val="24"/>
    </w:rPr>
  </w:style>
  <w:style w:type="paragraph" w:styleId="Caption">
    <w:name w:val="caption"/>
    <w:basedOn w:val="Normal"/>
    <w:next w:val="Normal"/>
    <w:unhideWhenUsed/>
    <w:rsid w:val="00266A6F"/>
    <w:pPr>
      <w:spacing w:after="200"/>
    </w:pPr>
    <w:rPr>
      <w:b/>
      <w:bCs/>
      <w:sz w:val="18"/>
      <w:szCs w:val="18"/>
    </w:rPr>
  </w:style>
  <w:style w:type="paragraph" w:customStyle="1" w:styleId="Uberschrift2">
    <w:name w:val="Uberschrift 2"/>
    <w:basedOn w:val="Heading2"/>
    <w:next w:val="Normal"/>
    <w:autoRedefine/>
    <w:qFormat/>
    <w:rsid w:val="00266A6F"/>
    <w:pPr>
      <w:spacing w:before="120" w:after="120"/>
    </w:pPr>
    <w:rPr>
      <w:rFonts w:ascii="Arial" w:hAnsi="Arial"/>
      <w:bCs w:val="0"/>
      <w:color w:val="auto"/>
    </w:rPr>
  </w:style>
  <w:style w:type="paragraph" w:styleId="TOCHeading">
    <w:name w:val="TOC Heading"/>
    <w:basedOn w:val="Heading1"/>
    <w:next w:val="Normal"/>
    <w:uiPriority w:val="39"/>
    <w:unhideWhenUsed/>
    <w:qFormat/>
    <w:rsid w:val="00266A6F"/>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eastAsia="de-DE"/>
    </w:rPr>
  </w:style>
  <w:style w:type="paragraph" w:styleId="TOC1">
    <w:name w:val="toc 1"/>
    <w:basedOn w:val="Normal"/>
    <w:next w:val="Normal"/>
    <w:autoRedefine/>
    <w:uiPriority w:val="39"/>
    <w:rsid w:val="00093452"/>
    <w:pPr>
      <w:tabs>
        <w:tab w:val="left" w:pos="1276"/>
        <w:tab w:val="right" w:leader="dot" w:pos="9356"/>
      </w:tabs>
      <w:spacing w:after="100"/>
    </w:pPr>
  </w:style>
  <w:style w:type="paragraph" w:styleId="TOC2">
    <w:name w:val="toc 2"/>
    <w:basedOn w:val="Normal"/>
    <w:next w:val="Normal"/>
    <w:autoRedefine/>
    <w:uiPriority w:val="39"/>
    <w:rsid w:val="00266A6F"/>
    <w:pPr>
      <w:spacing w:after="100"/>
      <w:ind w:left="220"/>
    </w:pPr>
  </w:style>
  <w:style w:type="paragraph" w:styleId="TOC3">
    <w:name w:val="toc 3"/>
    <w:basedOn w:val="Normal"/>
    <w:next w:val="Normal"/>
    <w:autoRedefine/>
    <w:uiPriority w:val="39"/>
    <w:rsid w:val="001B3969"/>
    <w:pPr>
      <w:tabs>
        <w:tab w:val="left" w:pos="1320"/>
        <w:tab w:val="right" w:leader="dot" w:pos="9356"/>
      </w:tabs>
      <w:spacing w:after="100"/>
      <w:ind w:left="1276" w:hanging="834"/>
    </w:pPr>
  </w:style>
  <w:style w:type="character" w:styleId="Hyperlink">
    <w:name w:val="Hyperlink"/>
    <w:basedOn w:val="DefaultParagraphFont"/>
    <w:uiPriority w:val="99"/>
    <w:unhideWhenUsed/>
    <w:rsid w:val="00266A6F"/>
    <w:rPr>
      <w:color w:val="0000FF" w:themeColor="hyperlink"/>
      <w:u w:val="single"/>
    </w:rPr>
  </w:style>
  <w:style w:type="paragraph" w:styleId="BalloonText">
    <w:name w:val="Balloon Text"/>
    <w:basedOn w:val="Normal"/>
    <w:link w:val="BalloonTextChar"/>
    <w:uiPriority w:val="99"/>
    <w:semiHidden/>
    <w:unhideWhenUsed/>
    <w:rsid w:val="00266A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A6F"/>
    <w:rPr>
      <w:rFonts w:ascii="Tahoma" w:eastAsia="Times New Roman" w:hAnsi="Tahoma" w:cs="Tahoma"/>
      <w:sz w:val="16"/>
      <w:szCs w:val="16"/>
    </w:rPr>
  </w:style>
  <w:style w:type="paragraph" w:styleId="ListParagraph">
    <w:name w:val="List Paragraph"/>
    <w:basedOn w:val="Normal"/>
    <w:uiPriority w:val="34"/>
    <w:qFormat/>
    <w:rsid w:val="00957B92"/>
    <w:pPr>
      <w:ind w:left="720"/>
    </w:pPr>
    <w:rPr>
      <w:rFonts w:eastAsiaTheme="minorHAnsi" w:cs="Calibri"/>
      <w:szCs w:val="22"/>
      <w:lang w:eastAsia="de-DE"/>
    </w:rPr>
  </w:style>
  <w:style w:type="paragraph" w:styleId="Quote">
    <w:name w:val="Quote"/>
    <w:basedOn w:val="Normal"/>
    <w:next w:val="Normal"/>
    <w:link w:val="QuoteChar"/>
    <w:uiPriority w:val="29"/>
    <w:qFormat/>
    <w:rsid w:val="00957B92"/>
    <w:rPr>
      <w:i/>
      <w:iCs/>
      <w:color w:val="000000" w:themeColor="text1"/>
    </w:rPr>
  </w:style>
  <w:style w:type="character" w:customStyle="1" w:styleId="QuoteChar">
    <w:name w:val="Quote Char"/>
    <w:basedOn w:val="DefaultParagraphFont"/>
    <w:link w:val="Quote"/>
    <w:uiPriority w:val="29"/>
    <w:rsid w:val="00957B92"/>
    <w:rPr>
      <w:rFonts w:ascii="Arial" w:eastAsia="Times New Roman" w:hAnsi="Arial" w:cs="Times New Roman"/>
      <w:i/>
      <w:iCs/>
      <w:color w:val="000000" w:themeColor="text1"/>
      <w:szCs w:val="20"/>
    </w:rPr>
  </w:style>
  <w:style w:type="paragraph" w:styleId="CommentText">
    <w:name w:val="annotation text"/>
    <w:link w:val="CommentTextChar"/>
    <w:uiPriority w:val="99"/>
    <w:semiHidden/>
    <w:unhideWhenUsed/>
    <w:rsid w:val="00957B92"/>
    <w:rPr>
      <w:sz w:val="20"/>
      <w:szCs w:val="20"/>
    </w:rPr>
  </w:style>
  <w:style w:type="character" w:customStyle="1" w:styleId="CommentTextChar">
    <w:name w:val="Comment Text Char"/>
    <w:basedOn w:val="DefaultParagraphFont"/>
    <w:link w:val="CommentText"/>
    <w:uiPriority w:val="99"/>
    <w:semiHidden/>
    <w:rsid w:val="00957B92"/>
    <w:rPr>
      <w:sz w:val="20"/>
      <w:szCs w:val="20"/>
    </w:rPr>
  </w:style>
  <w:style w:type="character" w:styleId="CommentReference">
    <w:name w:val="annotation reference"/>
    <w:uiPriority w:val="99"/>
    <w:semiHidden/>
    <w:unhideWhenUsed/>
    <w:rsid w:val="00957B92"/>
    <w:rPr>
      <w:sz w:val="16"/>
      <w:szCs w:val="16"/>
    </w:rPr>
  </w:style>
  <w:style w:type="paragraph" w:styleId="Index1">
    <w:name w:val="index 1"/>
    <w:basedOn w:val="Normal"/>
    <w:next w:val="Normal"/>
    <w:autoRedefine/>
    <w:uiPriority w:val="99"/>
    <w:semiHidden/>
    <w:unhideWhenUsed/>
    <w:rsid w:val="00390F9E"/>
    <w:pPr>
      <w:spacing w:line="240" w:lineRule="auto"/>
      <w:ind w:left="220" w:hanging="220"/>
    </w:pPr>
  </w:style>
  <w:style w:type="paragraph" w:styleId="CommentSubject">
    <w:name w:val="annotation subject"/>
    <w:basedOn w:val="CommentText"/>
    <w:next w:val="CommentText"/>
    <w:link w:val="CommentSubjectChar"/>
    <w:uiPriority w:val="99"/>
    <w:semiHidden/>
    <w:unhideWhenUsed/>
    <w:rsid w:val="00390F9E"/>
    <w:rPr>
      <w:rFonts w:ascii="Arial" w:eastAsia="Times New Roman" w:hAnsi="Arial" w:cs="Times New Roman"/>
      <w:b/>
      <w:bCs/>
    </w:rPr>
  </w:style>
  <w:style w:type="character" w:customStyle="1" w:styleId="CommentSubjectChar">
    <w:name w:val="Comment Subject Char"/>
    <w:basedOn w:val="CommentTextChar"/>
    <w:link w:val="CommentSubject"/>
    <w:uiPriority w:val="99"/>
    <w:semiHidden/>
    <w:rsid w:val="00390F9E"/>
    <w:rPr>
      <w:rFonts w:ascii="Arial" w:eastAsia="Times New Roman" w:hAnsi="Arial" w:cs="Times New Roman"/>
      <w:b/>
      <w:bCs/>
      <w:sz w:val="20"/>
      <w:szCs w:val="20"/>
    </w:rPr>
  </w:style>
  <w:style w:type="character" w:styleId="PlaceholderText">
    <w:name w:val="Placeholder Text"/>
    <w:basedOn w:val="DefaultParagraphFont"/>
    <w:uiPriority w:val="99"/>
    <w:semiHidden/>
    <w:rsid w:val="001273C2"/>
    <w:rPr>
      <w:color w:val="808080"/>
    </w:rPr>
  </w:style>
  <w:style w:type="paragraph" w:styleId="Header">
    <w:name w:val="header"/>
    <w:basedOn w:val="Normal"/>
    <w:link w:val="HeaderChar"/>
    <w:unhideWhenUsed/>
    <w:rsid w:val="00EF7685"/>
    <w:pPr>
      <w:tabs>
        <w:tab w:val="center" w:pos="4513"/>
        <w:tab w:val="right" w:pos="9026"/>
      </w:tabs>
      <w:spacing w:line="240" w:lineRule="auto"/>
    </w:pPr>
  </w:style>
  <w:style w:type="character" w:customStyle="1" w:styleId="HeaderChar">
    <w:name w:val="Header Char"/>
    <w:basedOn w:val="DefaultParagraphFont"/>
    <w:link w:val="Header"/>
    <w:rsid w:val="00EF7685"/>
    <w:rPr>
      <w:rFonts w:ascii="Arial" w:eastAsia="Times New Roman" w:hAnsi="Arial" w:cs="Times New Roman"/>
      <w:szCs w:val="20"/>
    </w:rPr>
  </w:style>
  <w:style w:type="paragraph" w:styleId="Footer">
    <w:name w:val="footer"/>
    <w:basedOn w:val="Normal"/>
    <w:link w:val="FooterChar"/>
    <w:unhideWhenUsed/>
    <w:rsid w:val="00EF7685"/>
    <w:pPr>
      <w:tabs>
        <w:tab w:val="center" w:pos="4513"/>
        <w:tab w:val="right" w:pos="9026"/>
      </w:tabs>
      <w:spacing w:line="240" w:lineRule="auto"/>
    </w:pPr>
  </w:style>
  <w:style w:type="character" w:customStyle="1" w:styleId="FooterChar">
    <w:name w:val="Footer Char"/>
    <w:basedOn w:val="DefaultParagraphFont"/>
    <w:link w:val="Footer"/>
    <w:rsid w:val="00EF7685"/>
    <w:rPr>
      <w:rFonts w:ascii="Arial" w:eastAsia="Times New Roman" w:hAnsi="Arial" w:cs="Times New Roman"/>
      <w:szCs w:val="20"/>
    </w:rPr>
  </w:style>
  <w:style w:type="paragraph" w:styleId="ListBullet">
    <w:name w:val="List Bullet"/>
    <w:basedOn w:val="Normal"/>
    <w:autoRedefine/>
    <w:rsid w:val="00CA4434"/>
    <w:pPr>
      <w:numPr>
        <w:numId w:val="15"/>
      </w:numPr>
      <w:spacing w:before="120"/>
      <w:ind w:left="1296" w:hanging="432"/>
    </w:pPr>
  </w:style>
  <w:style w:type="table" w:styleId="LightList-Accent1">
    <w:name w:val="Light List Accent 1"/>
    <w:basedOn w:val="TableNormal"/>
    <w:uiPriority w:val="61"/>
    <w:rsid w:val="00CA4434"/>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Hiddentipp">
    <w:name w:val="Hidden tipp"/>
    <w:basedOn w:val="Normal"/>
    <w:link w:val="HiddentippChar"/>
    <w:autoRedefine/>
    <w:qFormat/>
    <w:rsid w:val="00512801"/>
    <w:pPr>
      <w:jc w:val="both"/>
    </w:pPr>
    <w:rPr>
      <w:bCs/>
      <w:iCs/>
      <w:vanish/>
    </w:rPr>
  </w:style>
  <w:style w:type="character" w:customStyle="1" w:styleId="HiddentippChar">
    <w:name w:val="Hidden tipp Char"/>
    <w:basedOn w:val="DefaultParagraphFont"/>
    <w:link w:val="Hiddentipp"/>
    <w:rsid w:val="00512801"/>
    <w:rPr>
      <w:rFonts w:ascii="Arial" w:eastAsia="Times New Roman" w:hAnsi="Arial" w:cs="Times New Roman"/>
      <w:bCs/>
      <w:iCs/>
      <w:vanish/>
      <w:szCs w:val="20"/>
    </w:rPr>
  </w:style>
  <w:style w:type="character" w:styleId="FollowedHyperlink">
    <w:name w:val="FollowedHyperlink"/>
    <w:basedOn w:val="DefaultParagraphFont"/>
    <w:uiPriority w:val="99"/>
    <w:semiHidden/>
    <w:unhideWhenUsed/>
    <w:rsid w:val="00FB44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13611">
      <w:bodyDiv w:val="1"/>
      <w:marLeft w:val="0"/>
      <w:marRight w:val="0"/>
      <w:marTop w:val="0"/>
      <w:marBottom w:val="0"/>
      <w:divBdr>
        <w:top w:val="none" w:sz="0" w:space="0" w:color="auto"/>
        <w:left w:val="none" w:sz="0" w:space="0" w:color="auto"/>
        <w:bottom w:val="none" w:sz="0" w:space="0" w:color="auto"/>
        <w:right w:val="none" w:sz="0" w:space="0" w:color="auto"/>
      </w:divBdr>
    </w:div>
    <w:div w:id="183832693">
      <w:bodyDiv w:val="1"/>
      <w:marLeft w:val="0"/>
      <w:marRight w:val="0"/>
      <w:marTop w:val="0"/>
      <w:marBottom w:val="0"/>
      <w:divBdr>
        <w:top w:val="none" w:sz="0" w:space="0" w:color="auto"/>
        <w:left w:val="none" w:sz="0" w:space="0" w:color="auto"/>
        <w:bottom w:val="none" w:sz="0" w:space="0" w:color="auto"/>
        <w:right w:val="none" w:sz="0" w:space="0" w:color="auto"/>
      </w:divBdr>
    </w:div>
    <w:div w:id="772676838">
      <w:bodyDiv w:val="1"/>
      <w:marLeft w:val="0"/>
      <w:marRight w:val="0"/>
      <w:marTop w:val="0"/>
      <w:marBottom w:val="0"/>
      <w:divBdr>
        <w:top w:val="none" w:sz="0" w:space="0" w:color="auto"/>
        <w:left w:val="none" w:sz="0" w:space="0" w:color="auto"/>
        <w:bottom w:val="none" w:sz="0" w:space="0" w:color="auto"/>
        <w:right w:val="none" w:sz="0" w:space="0" w:color="auto"/>
      </w:divBdr>
    </w:div>
    <w:div w:id="1201476874">
      <w:bodyDiv w:val="1"/>
      <w:marLeft w:val="0"/>
      <w:marRight w:val="0"/>
      <w:marTop w:val="0"/>
      <w:marBottom w:val="0"/>
      <w:divBdr>
        <w:top w:val="none" w:sz="0" w:space="0" w:color="auto"/>
        <w:left w:val="none" w:sz="0" w:space="0" w:color="auto"/>
        <w:bottom w:val="none" w:sz="0" w:space="0" w:color="auto"/>
        <w:right w:val="none" w:sz="0" w:space="0" w:color="auto"/>
      </w:divBdr>
    </w:div>
    <w:div w:id="1508056039">
      <w:bodyDiv w:val="1"/>
      <w:marLeft w:val="0"/>
      <w:marRight w:val="0"/>
      <w:marTop w:val="0"/>
      <w:marBottom w:val="0"/>
      <w:divBdr>
        <w:top w:val="none" w:sz="0" w:space="0" w:color="auto"/>
        <w:left w:val="none" w:sz="0" w:space="0" w:color="auto"/>
        <w:bottom w:val="none" w:sz="0" w:space="0" w:color="auto"/>
        <w:right w:val="none" w:sz="0" w:space="0" w:color="auto"/>
      </w:divBdr>
    </w:div>
    <w:div w:id="1764956983">
      <w:bodyDiv w:val="1"/>
      <w:marLeft w:val="0"/>
      <w:marRight w:val="0"/>
      <w:marTop w:val="0"/>
      <w:marBottom w:val="0"/>
      <w:divBdr>
        <w:top w:val="none" w:sz="0" w:space="0" w:color="auto"/>
        <w:left w:val="none" w:sz="0" w:space="0" w:color="auto"/>
        <w:bottom w:val="none" w:sz="0" w:space="0" w:color="auto"/>
        <w:right w:val="none" w:sz="0" w:space="0" w:color="auto"/>
      </w:divBdr>
    </w:div>
    <w:div w:id="1889803770">
      <w:bodyDiv w:val="1"/>
      <w:marLeft w:val="0"/>
      <w:marRight w:val="0"/>
      <w:marTop w:val="0"/>
      <w:marBottom w:val="0"/>
      <w:divBdr>
        <w:top w:val="none" w:sz="0" w:space="0" w:color="auto"/>
        <w:left w:val="none" w:sz="0" w:space="0" w:color="auto"/>
        <w:bottom w:val="none" w:sz="0" w:space="0" w:color="auto"/>
        <w:right w:val="none" w:sz="0" w:space="0" w:color="auto"/>
      </w:divBdr>
      <w:divsChild>
        <w:div w:id="1699962372">
          <w:marLeft w:val="0"/>
          <w:marRight w:val="0"/>
          <w:marTop w:val="0"/>
          <w:marBottom w:val="0"/>
          <w:divBdr>
            <w:top w:val="none" w:sz="0" w:space="0" w:color="auto"/>
            <w:left w:val="none" w:sz="0" w:space="0" w:color="auto"/>
            <w:bottom w:val="none" w:sz="0" w:space="0" w:color="auto"/>
            <w:right w:val="none" w:sz="0" w:space="0" w:color="auto"/>
          </w:divBdr>
        </w:div>
      </w:divsChild>
    </w:div>
    <w:div w:id="1975671451">
      <w:bodyDiv w:val="1"/>
      <w:marLeft w:val="0"/>
      <w:marRight w:val="0"/>
      <w:marTop w:val="0"/>
      <w:marBottom w:val="0"/>
      <w:divBdr>
        <w:top w:val="none" w:sz="0" w:space="0" w:color="auto"/>
        <w:left w:val="none" w:sz="0" w:space="0" w:color="auto"/>
        <w:bottom w:val="none" w:sz="0" w:space="0" w:color="auto"/>
        <w:right w:val="none" w:sz="0" w:space="0" w:color="auto"/>
      </w:divBdr>
      <w:divsChild>
        <w:div w:id="1303314698">
          <w:marLeft w:val="0"/>
          <w:marRight w:val="0"/>
          <w:marTop w:val="0"/>
          <w:marBottom w:val="0"/>
          <w:divBdr>
            <w:top w:val="none" w:sz="0" w:space="0" w:color="auto"/>
            <w:left w:val="none" w:sz="0" w:space="0" w:color="auto"/>
            <w:bottom w:val="none" w:sz="0" w:space="0" w:color="auto"/>
            <w:right w:val="none" w:sz="0" w:space="0" w:color="auto"/>
          </w:divBdr>
        </w:div>
      </w:divsChild>
    </w:div>
    <w:div w:id="210333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sae.org/standards/content/j2522_201409/?_ga=2.212262615.2112543266.1631161021-652078133.1630906703" TargetMode="External"/><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yperlink" Target="http://www.prostep.org" TargetMode="External"/><Relationship Id="rId17" Type="http://schemas.openxmlformats.org/officeDocument/2006/relationships/header" Target="header3.xml"/><Relationship Id="rId25" Type="http://schemas.openxmlformats.org/officeDocument/2006/relationships/image" Target="media/image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png"/><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vda.de" TargetMode="External"/><Relationship Id="rId24" Type="http://schemas.microsoft.com/office/2018/08/relationships/commentsExtensible" Target="commentsExtensible.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microsoft.com/office/2016/09/relationships/commentsIds" Target="commentsIds.xml"/><Relationship Id="rId28"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microsoft.com/office/2011/relationships/commentsExtended" Target="commentsExtended.xml"/><Relationship Id="rId27" Type="http://schemas.openxmlformats.org/officeDocument/2006/relationships/hyperlink" Target="https://www.sae.org/standards/content/j2707_202106/?_ga=2.43851750.2112543266.1631161021-652078133.1630906703" TargetMode="External"/><Relationship Id="rId30" Type="http://schemas.openxmlformats.org/officeDocument/2006/relationships/image" Target="media/image6.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jzwmbx\OneDrive%20-%20Groupe%20PSA\VDA%20AK%20FDX\Recommendations\VDA_5550_Teil3.x-Template_E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4A066CB321485CBB50F33FF57E7B6F"/>
        <w:category>
          <w:name w:val="General"/>
          <w:gallery w:val="placeholder"/>
        </w:category>
        <w:types>
          <w:type w:val="bbPlcHdr"/>
        </w:types>
        <w:behaviors>
          <w:behavior w:val="content"/>
        </w:behaviors>
        <w:guid w:val="{C52DE23F-8E3B-4BC9-A065-FAF16D68DAFE}"/>
      </w:docPartPr>
      <w:docPartBody>
        <w:p w:rsidR="006D36B2" w:rsidRDefault="006D36B2">
          <w:pPr>
            <w:pStyle w:val="094A066CB321485CBB50F33FF57E7B6F"/>
          </w:pPr>
          <w:r w:rsidRPr="009E541D">
            <w:rPr>
              <w:rStyle w:val="PlaceholderText"/>
            </w:rPr>
            <w:t>[Category]</w:t>
          </w:r>
        </w:p>
      </w:docPartBody>
    </w:docPart>
    <w:docPart>
      <w:docPartPr>
        <w:name w:val="957BF1B010314E82B22AA761C12C3185"/>
        <w:category>
          <w:name w:val="General"/>
          <w:gallery w:val="placeholder"/>
        </w:category>
        <w:types>
          <w:type w:val="bbPlcHdr"/>
        </w:types>
        <w:behaviors>
          <w:behavior w:val="content"/>
        </w:behaviors>
        <w:guid w:val="{862A8ED5-7639-4A69-98D6-D16EE96E5C61}"/>
      </w:docPartPr>
      <w:docPartBody>
        <w:p w:rsidR="006D36B2" w:rsidRDefault="006D36B2">
          <w:pPr>
            <w:pStyle w:val="957BF1B010314E82B22AA761C12C3185"/>
          </w:pPr>
          <w:r w:rsidRPr="009E541D">
            <w:rPr>
              <w:rStyle w:val="PlaceholderText"/>
            </w:rPr>
            <w:t>[Category]</w:t>
          </w:r>
        </w:p>
      </w:docPartBody>
    </w:docPart>
    <w:docPart>
      <w:docPartPr>
        <w:name w:val="46ADE64DF18540DE8BAC2BCB4F1027EB"/>
        <w:category>
          <w:name w:val="General"/>
          <w:gallery w:val="placeholder"/>
        </w:category>
        <w:types>
          <w:type w:val="bbPlcHdr"/>
        </w:types>
        <w:behaviors>
          <w:behavior w:val="content"/>
        </w:behaviors>
        <w:guid w:val="{BEA5DEC1-021C-4728-A203-2DA6DD4F397A}"/>
      </w:docPartPr>
      <w:docPartBody>
        <w:p w:rsidR="006D36B2" w:rsidRDefault="006D36B2">
          <w:pPr>
            <w:pStyle w:val="46ADE64DF18540DE8BAC2BCB4F1027EB"/>
          </w:pPr>
          <w:r w:rsidRPr="009E541D">
            <w:rPr>
              <w:rStyle w:val="PlaceholderText"/>
            </w:rPr>
            <w:t>[Subject]</w:t>
          </w:r>
        </w:p>
      </w:docPartBody>
    </w:docPart>
    <w:docPart>
      <w:docPartPr>
        <w:name w:val="9E0F289836AC4B60846075AF53599F81"/>
        <w:category>
          <w:name w:val="General"/>
          <w:gallery w:val="placeholder"/>
        </w:category>
        <w:types>
          <w:type w:val="bbPlcHdr"/>
        </w:types>
        <w:behaviors>
          <w:behavior w:val="content"/>
        </w:behaviors>
        <w:guid w:val="{9A93956C-4D2A-493E-8E5E-E4FE98A8A875}"/>
      </w:docPartPr>
      <w:docPartBody>
        <w:p w:rsidR="006D36B2" w:rsidRDefault="006D36B2">
          <w:pPr>
            <w:pStyle w:val="9E0F289836AC4B60846075AF53599F81"/>
          </w:pPr>
          <w:r w:rsidRPr="009E541D">
            <w:rPr>
              <w:rStyle w:val="PlaceholderText"/>
            </w:rPr>
            <w:t>[Category]</w:t>
          </w:r>
        </w:p>
      </w:docPartBody>
    </w:docPart>
    <w:docPart>
      <w:docPartPr>
        <w:name w:val="505ED1F19E174776937626E055FD14C5"/>
        <w:category>
          <w:name w:val="General"/>
          <w:gallery w:val="placeholder"/>
        </w:category>
        <w:types>
          <w:type w:val="bbPlcHdr"/>
        </w:types>
        <w:behaviors>
          <w:behavior w:val="content"/>
        </w:behaviors>
        <w:guid w:val="{7F138D67-278F-4442-9AF6-6ABD6834447B}"/>
      </w:docPartPr>
      <w:docPartBody>
        <w:p w:rsidR="006D36B2" w:rsidRDefault="006D36B2">
          <w:pPr>
            <w:pStyle w:val="505ED1F19E174776937626E055FD14C5"/>
          </w:pPr>
          <w:r w:rsidRPr="009E541D">
            <w:rPr>
              <w:rStyle w:val="PlaceholderText"/>
            </w:rPr>
            <w:t>[Subject]</w:t>
          </w:r>
        </w:p>
      </w:docPartBody>
    </w:docPart>
    <w:docPart>
      <w:docPartPr>
        <w:name w:val="83A047669872431A855FD44D7F46D1B3"/>
        <w:category>
          <w:name w:val="General"/>
          <w:gallery w:val="placeholder"/>
        </w:category>
        <w:types>
          <w:type w:val="bbPlcHdr"/>
        </w:types>
        <w:behaviors>
          <w:behavior w:val="content"/>
        </w:behaviors>
        <w:guid w:val="{D4EAB227-2646-4E7F-99A3-8F6BDA27EABD}"/>
      </w:docPartPr>
      <w:docPartBody>
        <w:p w:rsidR="006D36B2" w:rsidRDefault="006D36B2">
          <w:pPr>
            <w:pStyle w:val="83A047669872431A855FD44D7F46D1B3"/>
          </w:pPr>
          <w:r w:rsidRPr="009E541D">
            <w:rPr>
              <w:rStyle w:val="PlaceholderText"/>
            </w:rPr>
            <w:t>[Subject]</w:t>
          </w:r>
        </w:p>
      </w:docPartBody>
    </w:docPart>
    <w:docPart>
      <w:docPartPr>
        <w:name w:val="DB05C163FF624C0BBD99F34B97A9CD9E"/>
        <w:category>
          <w:name w:val="General"/>
          <w:gallery w:val="placeholder"/>
        </w:category>
        <w:types>
          <w:type w:val="bbPlcHdr"/>
        </w:types>
        <w:behaviors>
          <w:behavior w:val="content"/>
        </w:behaviors>
        <w:guid w:val="{5808F320-00FB-4F0B-9E4B-24BC35530D71}"/>
      </w:docPartPr>
      <w:docPartBody>
        <w:p w:rsidR="006D36B2" w:rsidRDefault="006D36B2">
          <w:pPr>
            <w:pStyle w:val="DB05C163FF624C0BBD99F34B97A9CD9E"/>
          </w:pPr>
          <w:r w:rsidRPr="009E541D">
            <w:rPr>
              <w:rStyle w:val="PlaceholderText"/>
            </w:rPr>
            <w:t>[Category]</w:t>
          </w:r>
        </w:p>
      </w:docPartBody>
    </w:docPart>
    <w:docPart>
      <w:docPartPr>
        <w:name w:val="50606970D3CE4E5A80F53A17398B6130"/>
        <w:category>
          <w:name w:val="General"/>
          <w:gallery w:val="placeholder"/>
        </w:category>
        <w:types>
          <w:type w:val="bbPlcHdr"/>
        </w:types>
        <w:behaviors>
          <w:behavior w:val="content"/>
        </w:behaviors>
        <w:guid w:val="{00F67F96-1974-4F42-871A-097297E36931}"/>
      </w:docPartPr>
      <w:docPartBody>
        <w:p w:rsidR="006D36B2" w:rsidRDefault="006D36B2">
          <w:pPr>
            <w:pStyle w:val="50606970D3CE4E5A80F53A17398B6130"/>
          </w:pPr>
          <w:r w:rsidRPr="009E541D">
            <w:rPr>
              <w:rStyle w:val="PlaceholderText"/>
            </w:rPr>
            <w:t>[Category]</w:t>
          </w:r>
        </w:p>
      </w:docPartBody>
    </w:docPart>
    <w:docPart>
      <w:docPartPr>
        <w:name w:val="ACD4D4753F75413FA9AFD11CC71D04C7"/>
        <w:category>
          <w:name w:val="General"/>
          <w:gallery w:val="placeholder"/>
        </w:category>
        <w:types>
          <w:type w:val="bbPlcHdr"/>
        </w:types>
        <w:behaviors>
          <w:behavior w:val="content"/>
        </w:behaviors>
        <w:guid w:val="{DACB77D3-5797-4893-BE05-71CDA7E2A549}"/>
      </w:docPartPr>
      <w:docPartBody>
        <w:p w:rsidR="006D36B2" w:rsidRDefault="006D36B2">
          <w:pPr>
            <w:pStyle w:val="ACD4D4753F75413FA9AFD11CC71D04C7"/>
          </w:pPr>
          <w:r w:rsidRPr="009E541D">
            <w:rPr>
              <w:rStyle w:val="PlaceholderText"/>
            </w:rPr>
            <w:t>[Subject]</w:t>
          </w:r>
        </w:p>
      </w:docPartBody>
    </w:docPart>
    <w:docPart>
      <w:docPartPr>
        <w:name w:val="F84595F731A84B719C83929E62B2D152"/>
        <w:category>
          <w:name w:val="General"/>
          <w:gallery w:val="placeholder"/>
        </w:category>
        <w:types>
          <w:type w:val="bbPlcHdr"/>
        </w:types>
        <w:behaviors>
          <w:behavior w:val="content"/>
        </w:behaviors>
        <w:guid w:val="{7A17ED4A-61D0-4B42-B315-69D74C40F7D0}"/>
      </w:docPartPr>
      <w:docPartBody>
        <w:p w:rsidR="006D36B2" w:rsidRDefault="006D36B2">
          <w:pPr>
            <w:pStyle w:val="F84595F731A84B719C83929E62B2D152"/>
          </w:pPr>
          <w:r w:rsidRPr="009E541D">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6B2"/>
    <w:rsid w:val="002F7A66"/>
    <w:rsid w:val="003404CD"/>
    <w:rsid w:val="00397886"/>
    <w:rsid w:val="004C57AE"/>
    <w:rsid w:val="00573E09"/>
    <w:rsid w:val="00620490"/>
    <w:rsid w:val="006D36B2"/>
    <w:rsid w:val="00D6556C"/>
    <w:rsid w:val="00FA20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94A066CB321485CBB50F33FF57E7B6F">
    <w:name w:val="094A066CB321485CBB50F33FF57E7B6F"/>
  </w:style>
  <w:style w:type="paragraph" w:customStyle="1" w:styleId="957BF1B010314E82B22AA761C12C3185">
    <w:name w:val="957BF1B010314E82B22AA761C12C3185"/>
  </w:style>
  <w:style w:type="paragraph" w:customStyle="1" w:styleId="46ADE64DF18540DE8BAC2BCB4F1027EB">
    <w:name w:val="46ADE64DF18540DE8BAC2BCB4F1027EB"/>
  </w:style>
  <w:style w:type="paragraph" w:customStyle="1" w:styleId="9E0F289836AC4B60846075AF53599F81">
    <w:name w:val="9E0F289836AC4B60846075AF53599F81"/>
  </w:style>
  <w:style w:type="paragraph" w:customStyle="1" w:styleId="505ED1F19E174776937626E055FD14C5">
    <w:name w:val="505ED1F19E174776937626E055FD14C5"/>
  </w:style>
  <w:style w:type="paragraph" w:customStyle="1" w:styleId="83A047669872431A855FD44D7F46D1B3">
    <w:name w:val="83A047669872431A855FD44D7F46D1B3"/>
  </w:style>
  <w:style w:type="paragraph" w:customStyle="1" w:styleId="DB05C163FF624C0BBD99F34B97A9CD9E">
    <w:name w:val="DB05C163FF624C0BBD99F34B97A9CD9E"/>
  </w:style>
  <w:style w:type="paragraph" w:customStyle="1" w:styleId="50606970D3CE4E5A80F53A17398B6130">
    <w:name w:val="50606970D3CE4E5A80F53A17398B6130"/>
  </w:style>
  <w:style w:type="paragraph" w:customStyle="1" w:styleId="ACD4D4753F75413FA9AFD11CC71D04C7">
    <w:name w:val="ACD4D4753F75413FA9AFD11CC71D04C7"/>
  </w:style>
  <w:style w:type="paragraph" w:customStyle="1" w:styleId="F84595F731A84B719C83929E62B2D152">
    <w:name w:val="F84595F731A84B719C83929E62B2D1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EBD1E44BBE3047B9B4BCC744516D96" ma:contentTypeVersion="13" ma:contentTypeDescription="Crée un document." ma:contentTypeScope="" ma:versionID="6521557675870d802f838c60f5559e2e">
  <xsd:schema xmlns:xsd="http://www.w3.org/2001/XMLSchema" xmlns:xs="http://www.w3.org/2001/XMLSchema" xmlns:p="http://schemas.microsoft.com/office/2006/metadata/properties" xmlns:ns3="689f4c91-adda-4b7b-91f2-797037eb3c55" xmlns:ns4="992694da-d124-4106-9b3f-d1f10ff15c8d" targetNamespace="http://schemas.microsoft.com/office/2006/metadata/properties" ma:root="true" ma:fieldsID="12a4d6c983745b6cf9faf9e92663e3df" ns3:_="" ns4:_="">
    <xsd:import namespace="689f4c91-adda-4b7b-91f2-797037eb3c55"/>
    <xsd:import namespace="992694da-d124-4106-9b3f-d1f10ff15c8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9f4c91-adda-4b7b-91f2-797037eb3c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92694da-d124-4106-9b3f-d1f10ff15c8d"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element name="SharingHintHash" ma:index="18"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3C7BC9F-9ED3-49E0-BB6C-9A4351C493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9f4c91-adda-4b7b-91f2-797037eb3c55"/>
    <ds:schemaRef ds:uri="992694da-d124-4106-9b3f-d1f10ff15c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B5EDE6-E8DD-4508-842B-435D4D19CAAC}">
  <ds:schemaRefs>
    <ds:schemaRef ds:uri="http://schemas.openxmlformats.org/officeDocument/2006/bibliography"/>
  </ds:schemaRefs>
</ds:datastoreItem>
</file>

<file path=customXml/itemProps3.xml><?xml version="1.0" encoding="utf-8"?>
<ds:datastoreItem xmlns:ds="http://schemas.openxmlformats.org/officeDocument/2006/customXml" ds:itemID="{1BEDD90A-2AC5-4463-B805-6A9D9F501206}">
  <ds:schemaRefs>
    <ds:schemaRef ds:uri="http://schemas.microsoft.com/sharepoint/v3/contenttype/forms"/>
  </ds:schemaRefs>
</ds:datastoreItem>
</file>

<file path=customXml/itemProps4.xml><?xml version="1.0" encoding="utf-8"?>
<ds:datastoreItem xmlns:ds="http://schemas.openxmlformats.org/officeDocument/2006/customXml" ds:itemID="{530BF488-6EFE-4C31-A9D3-F992837CC65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VDA_5550_Teil3.x-Template_EN.dotx</Template>
  <TotalTime>0</TotalTime>
  <Pages>8</Pages>
  <Words>3797</Words>
  <Characters>23926</Characters>
  <Application>Microsoft Office Word</Application>
  <DocSecurity>0</DocSecurity>
  <Lines>199</Lines>
  <Paragraphs>55</Paragraphs>
  <ScaleCrop>false</ScaleCrop>
  <HeadingPairs>
    <vt:vector size="2" baseType="variant">
      <vt:variant>
        <vt:lpstr>Title</vt:lpstr>
      </vt:variant>
      <vt:variant>
        <vt:i4>1</vt:i4>
      </vt:variant>
    </vt:vector>
  </HeadingPairs>
  <TitlesOfParts>
    <vt:vector size="1" baseType="lpstr">
      <vt:lpstr>0.1</vt:lpstr>
    </vt:vector>
  </TitlesOfParts>
  <Company/>
  <LinksUpToDate>false</LinksUpToDate>
  <CharactersWithSpaces>27668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dc:title>
  <dc:subject>Wheel Brake</dc:subject>
  <dc:creator>KARL-MICHAEL HAHN - OJZWMBX</dc:creator>
  <cp:keywords>FDX</cp:keywords>
  <cp:lastModifiedBy>Guido Schneider</cp:lastModifiedBy>
  <cp:revision>2</cp:revision>
  <dcterms:created xsi:type="dcterms:W3CDTF">2021-10-12T10:16:00Z</dcterms:created>
  <dcterms:modified xsi:type="dcterms:W3CDTF">2021-10-12T10:16:00Z</dcterms:modified>
  <cp:category>3.x</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fd53d93-3f4c-4b90-b511-bd6bdbb4fba9_Enabled">
    <vt:lpwstr>true</vt:lpwstr>
  </property>
  <property fmtid="{D5CDD505-2E9C-101B-9397-08002B2CF9AE}" pid="3" name="MSIP_Label_2fd53d93-3f4c-4b90-b511-bd6bdbb4fba9_SetDate">
    <vt:lpwstr>2021-06-10T09:33:28Z</vt:lpwstr>
  </property>
  <property fmtid="{D5CDD505-2E9C-101B-9397-08002B2CF9AE}" pid="4" name="MSIP_Label_2fd53d93-3f4c-4b90-b511-bd6bdbb4fba9_Method">
    <vt:lpwstr>Standard</vt:lpwstr>
  </property>
  <property fmtid="{D5CDD505-2E9C-101B-9397-08002B2CF9AE}" pid="5" name="MSIP_Label_2fd53d93-3f4c-4b90-b511-bd6bdbb4fba9_Name">
    <vt:lpwstr>2fd53d93-3f4c-4b90-b511-bd6bdbb4fba9</vt:lpwstr>
  </property>
  <property fmtid="{D5CDD505-2E9C-101B-9397-08002B2CF9AE}" pid="6" name="MSIP_Label_2fd53d93-3f4c-4b90-b511-bd6bdbb4fba9_SiteId">
    <vt:lpwstr>d852d5cd-724c-4128-8812-ffa5db3f8507</vt:lpwstr>
  </property>
  <property fmtid="{D5CDD505-2E9C-101B-9397-08002B2CF9AE}" pid="7" name="MSIP_Label_2fd53d93-3f4c-4b90-b511-bd6bdbb4fba9_ActionId">
    <vt:lpwstr>e83d2b8f-c403-4da1-be39-fb70b31e960c</vt:lpwstr>
  </property>
  <property fmtid="{D5CDD505-2E9C-101B-9397-08002B2CF9AE}" pid="8" name="MSIP_Label_2fd53d93-3f4c-4b90-b511-bd6bdbb4fba9_ContentBits">
    <vt:lpwstr>0</vt:lpwstr>
  </property>
  <property fmtid="{D5CDD505-2E9C-101B-9397-08002B2CF9AE}" pid="9" name="ContentTypeId">
    <vt:lpwstr>0x0101002FEBD1E44BBE3047B9B4BCC744516D96</vt:lpwstr>
  </property>
  <property fmtid="{D5CDD505-2E9C-101B-9397-08002B2CF9AE}" pid="10" name="MSIP_Label_7294a1c8-9899-41e7-8f6e-8b1b3c79592a_Enabled">
    <vt:lpwstr>true</vt:lpwstr>
  </property>
  <property fmtid="{D5CDD505-2E9C-101B-9397-08002B2CF9AE}" pid="11" name="MSIP_Label_7294a1c8-9899-41e7-8f6e-8b1b3c79592a_SetDate">
    <vt:lpwstr>2021-09-30T11:04:27Z</vt:lpwstr>
  </property>
  <property fmtid="{D5CDD505-2E9C-101B-9397-08002B2CF9AE}" pid="12" name="MSIP_Label_7294a1c8-9899-41e7-8f6e-8b1b3c79592a_Method">
    <vt:lpwstr>Privileged</vt:lpwstr>
  </property>
  <property fmtid="{D5CDD505-2E9C-101B-9397-08002B2CF9AE}" pid="13" name="MSIP_Label_7294a1c8-9899-41e7-8f6e-8b1b3c79592a_Name">
    <vt:lpwstr>Internal sub2 (no marking)</vt:lpwstr>
  </property>
  <property fmtid="{D5CDD505-2E9C-101B-9397-08002B2CF9AE}" pid="14" name="MSIP_Label_7294a1c8-9899-41e7-8f6e-8b1b3c79592a_SiteId">
    <vt:lpwstr>eb70b763-b6d7-4486-8555-8831709a784e</vt:lpwstr>
  </property>
  <property fmtid="{D5CDD505-2E9C-101B-9397-08002B2CF9AE}" pid="15" name="MSIP_Label_7294a1c8-9899-41e7-8f6e-8b1b3c79592a_ActionId">
    <vt:lpwstr>96bd4020-8930-496a-b9d1-6eb5c0e1276b</vt:lpwstr>
  </property>
  <property fmtid="{D5CDD505-2E9C-101B-9397-08002B2CF9AE}" pid="16" name="MSIP_Label_7294a1c8-9899-41e7-8f6e-8b1b3c79592a_ContentBits">
    <vt:lpwstr>0</vt:lpwstr>
  </property>
</Properties>
</file>